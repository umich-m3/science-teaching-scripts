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FCB1EE" w14:textId="7556548E" w:rsidR="00C62107" w:rsidRPr="00CE0A9E" w:rsidRDefault="00C62107">
      <w:pPr>
        <w:jc w:val="center"/>
        <w:rPr>
          <w:rFonts w:asciiTheme="minorBidi" w:hAnsiTheme="minorBidi"/>
          <w:b/>
          <w:sz w:val="28"/>
          <w:szCs w:val="28"/>
          <w:rPrChange w:id="1" w:author="Jonathan Maybaum" w:date="2017-02-24T10:22:00Z">
            <w:rPr>
              <w:b/>
            </w:rPr>
          </w:rPrChange>
        </w:rPr>
        <w:pPrChange w:id="2" w:author="Jonathan Maybaum" w:date="2017-02-24T10:22:00Z">
          <w:pPr/>
        </w:pPrChange>
      </w:pPr>
      <w:r w:rsidRPr="00CE0A9E">
        <w:rPr>
          <w:rFonts w:asciiTheme="minorBidi" w:hAnsiTheme="minorBidi"/>
          <w:b/>
          <w:sz w:val="28"/>
          <w:szCs w:val="28"/>
          <w:rPrChange w:id="3" w:author="Jonathan Maybaum" w:date="2017-02-24T10:22:00Z">
            <w:rPr>
              <w:b/>
            </w:rPr>
          </w:rPrChange>
        </w:rPr>
        <w:t>Mullerian Anomalies</w:t>
      </w:r>
      <w:del w:id="4" w:author="Jonathan Maybaum" w:date="2017-02-24T10:22:00Z">
        <w:r w:rsidRPr="00CE0A9E" w:rsidDel="00CE0A9E">
          <w:rPr>
            <w:rFonts w:asciiTheme="minorBidi" w:hAnsiTheme="minorBidi"/>
            <w:b/>
            <w:sz w:val="28"/>
            <w:szCs w:val="28"/>
            <w:rPrChange w:id="5" w:author="Jonathan Maybaum" w:date="2017-02-24T10:22:00Z">
              <w:rPr>
                <w:b/>
              </w:rPr>
            </w:rPrChange>
          </w:rPr>
          <w:delText xml:space="preserve"> Teaching Script</w:delText>
        </w:r>
      </w:del>
    </w:p>
    <w:p w14:paraId="33395618" w14:textId="77777777" w:rsidR="00C62107" w:rsidRDefault="00C62107">
      <w:pPr>
        <w:rPr>
          <w:b/>
        </w:rPr>
      </w:pPr>
    </w:p>
    <w:p w14:paraId="409B51E5" w14:textId="77777777" w:rsidR="00787A4D" w:rsidRDefault="00C62107">
      <w:pPr>
        <w:rPr>
          <w:ins w:id="6" w:author="Jonathan Maybaum" w:date="2017-02-24T10:41:00Z"/>
          <w:b/>
        </w:rPr>
        <w:pPrChange w:id="7" w:author="Jonathan Maybaum" w:date="2017-02-24T10:23:00Z">
          <w:pPr>
            <w:ind w:left="360"/>
          </w:pPr>
        </w:pPrChange>
      </w:pPr>
      <w:r>
        <w:rPr>
          <w:b/>
        </w:rPr>
        <w:t>Context/Trigger:</w:t>
      </w:r>
    </w:p>
    <w:p w14:paraId="16C9AB29" w14:textId="21A19CD4" w:rsidR="00EA3AE8" w:rsidRPr="00EA3AE8" w:rsidRDefault="00C62107">
      <w:pPr>
        <w:ind w:left="360"/>
        <w:rPr>
          <w:sz w:val="22"/>
          <w:szCs w:val="22"/>
        </w:rPr>
      </w:pPr>
      <w:del w:id="8" w:author="Jonathan Maybaum" w:date="2017-02-24T10:41:00Z">
        <w:r w:rsidDel="00787A4D">
          <w:rPr>
            <w:b/>
          </w:rPr>
          <w:delText xml:space="preserve"> </w:delText>
        </w:r>
      </w:del>
      <w:r w:rsidR="00EA3AE8" w:rsidRPr="00EA3AE8">
        <w:t>A 16-year old girl comes to her pediatrician with the complaint that she "has never had a menstrual period." Her past medical history is unremarkable, and she has developed along her growth curves. Her mother and sister both had their first me</w:t>
      </w:r>
      <w:ins w:id="9" w:author="Jonathan Maybaum" w:date="2017-02-24T10:17:00Z">
        <w:r w:rsidR="00093C4D">
          <w:t>ns</w:t>
        </w:r>
      </w:ins>
      <w:del w:id="10" w:author="Jonathan Maybaum" w:date="2017-02-24T10:17:00Z">
        <w:r w:rsidR="00EA3AE8" w:rsidRPr="00EA3AE8" w:rsidDel="00093C4D">
          <w:delText>sn</w:delText>
        </w:r>
      </w:del>
      <w:r w:rsidR="00EA3AE8" w:rsidRPr="00EA3AE8">
        <w:t>trual periods at 12 years of age. Her exam reveals normal female external genitalia and normal breast and pubic hair development. </w:t>
      </w:r>
    </w:p>
    <w:p w14:paraId="6A8317B3" w14:textId="0143881F" w:rsidR="00C62107" w:rsidRDefault="00C62107"/>
    <w:p w14:paraId="4231240A" w14:textId="56F390EB" w:rsidR="00C62107" w:rsidRDefault="00F53897">
      <w:pPr>
        <w:rPr>
          <w:b/>
        </w:rPr>
      </w:pPr>
      <w:r>
        <w:rPr>
          <w:b/>
        </w:rPr>
        <w:t xml:space="preserve">Learning </w:t>
      </w:r>
      <w:r w:rsidR="00C62107" w:rsidRPr="00C62107">
        <w:rPr>
          <w:b/>
        </w:rPr>
        <w:t xml:space="preserve">Objectives: </w:t>
      </w:r>
    </w:p>
    <w:p w14:paraId="38C82EDD" w14:textId="7204F388" w:rsidR="00F53897" w:rsidRPr="00F53897" w:rsidRDefault="00F53897">
      <w:pPr>
        <w:pStyle w:val="ListParagraph"/>
        <w:numPr>
          <w:ilvl w:val="0"/>
          <w:numId w:val="6"/>
        </w:numPr>
        <w:pPrChange w:id="11" w:author="Jonathan Maybaum" w:date="2017-02-24T10:23:00Z">
          <w:pPr/>
        </w:pPrChange>
      </w:pPr>
      <w:del w:id="12" w:author="Jonathan Maybaum" w:date="2017-02-24T10:23:00Z">
        <w:r w:rsidRPr="005C1194" w:rsidDel="005C1194">
          <w:rPr>
            <w:b/>
          </w:rPr>
          <w:delText xml:space="preserve">1) </w:delText>
        </w:r>
      </w:del>
      <w:r>
        <w:t xml:space="preserve">Explain the embryologic origins of the reproductive tract </w:t>
      </w:r>
    </w:p>
    <w:p w14:paraId="72BAA6B4" w14:textId="4AA4C5FB" w:rsidR="00F53897" w:rsidRPr="00F53897" w:rsidRDefault="00F53897">
      <w:pPr>
        <w:pStyle w:val="ListParagraph"/>
        <w:numPr>
          <w:ilvl w:val="0"/>
          <w:numId w:val="6"/>
        </w:numPr>
        <w:pPrChange w:id="13" w:author="Jonathan Maybaum" w:date="2017-02-24T10:23:00Z">
          <w:pPr/>
        </w:pPrChange>
      </w:pPr>
      <w:del w:id="14" w:author="Jonathan Maybaum" w:date="2017-02-24T10:23:00Z">
        <w:r w:rsidRPr="005C1194" w:rsidDel="005C1194">
          <w:rPr>
            <w:b/>
          </w:rPr>
          <w:delText xml:space="preserve">2) </w:delText>
        </w:r>
      </w:del>
      <w:r>
        <w:t xml:space="preserve">Identify the genes and hormones involved in sexual differentiation </w:t>
      </w:r>
    </w:p>
    <w:p w14:paraId="2199F0E6" w14:textId="206811E6" w:rsidR="00F53897" w:rsidRPr="00F53897" w:rsidRDefault="00F53897">
      <w:pPr>
        <w:pStyle w:val="ListParagraph"/>
        <w:numPr>
          <w:ilvl w:val="0"/>
          <w:numId w:val="6"/>
        </w:numPr>
        <w:pPrChange w:id="15" w:author="Jonathan Maybaum" w:date="2017-02-24T10:23:00Z">
          <w:pPr/>
        </w:pPrChange>
      </w:pPr>
      <w:del w:id="16" w:author="Jonathan Maybaum" w:date="2017-02-24T10:23:00Z">
        <w:r w:rsidRPr="005C1194" w:rsidDel="005C1194">
          <w:rPr>
            <w:b/>
          </w:rPr>
          <w:delText xml:space="preserve">3) </w:delText>
        </w:r>
      </w:del>
      <w:commentRangeStart w:id="17"/>
      <w:r>
        <w:t xml:space="preserve">Identify the characteristics that would be found in a woman with </w:t>
      </w:r>
      <w:del w:id="18" w:author="Keegan, Catherine" w:date="2017-02-19T12:35:00Z">
        <w:r w:rsidDel="000C7138">
          <w:delText>m</w:delText>
        </w:r>
      </w:del>
      <w:ins w:id="19" w:author="Keegan, Catherine" w:date="2017-02-19T12:35:00Z">
        <w:r w:rsidR="000C7138">
          <w:t>M</w:t>
        </w:r>
      </w:ins>
      <w:r>
        <w:t>ullerian agenesis (MRKH) and explain why they would have those characteristics</w:t>
      </w:r>
      <w:commentRangeEnd w:id="17"/>
      <w:r w:rsidR="000C7138">
        <w:rPr>
          <w:rStyle w:val="CommentReference"/>
        </w:rPr>
        <w:commentReference w:id="17"/>
      </w:r>
    </w:p>
    <w:p w14:paraId="18E1570E" w14:textId="3A6A7EB1" w:rsidR="00F53897" w:rsidRPr="00F53897" w:rsidDel="00110176" w:rsidRDefault="00110176">
      <w:pPr>
        <w:pStyle w:val="ListParagraph"/>
        <w:numPr>
          <w:ilvl w:val="0"/>
          <w:numId w:val="6"/>
        </w:numPr>
        <w:rPr>
          <w:del w:id="20" w:author="Jonathan Maybaum" w:date="2017-02-24T15:48:00Z"/>
        </w:rPr>
        <w:pPrChange w:id="21" w:author="Jonathan Maybaum" w:date="2017-02-24T10:23:00Z">
          <w:pPr/>
        </w:pPrChange>
      </w:pPr>
      <w:ins w:id="22" w:author="Jonathan Maybaum" w:date="2017-02-24T15:46:00Z">
        <w:del w:id="23" w:author="Microsoft Office User" w:date="2017-03-07T14:34:00Z">
          <w:r w:rsidDel="00315297">
            <w:rPr>
              <w:b/>
              <w:noProof/>
              <w:rPrChange w:id="24" w:author="Unknown">
                <w:rPr>
                  <w:noProof/>
                </w:rPr>
              </w:rPrChange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3B5B4BA" wp14:editId="4BF8CAA4">
                    <wp:simplePos x="0" y="0"/>
                    <wp:positionH relativeFrom="column">
                      <wp:posOffset>1611630</wp:posOffset>
                    </wp:positionH>
                    <wp:positionV relativeFrom="paragraph">
                      <wp:posOffset>437515</wp:posOffset>
                    </wp:positionV>
                    <wp:extent cx="3357245" cy="1830070"/>
                    <wp:effectExtent l="50800" t="25400" r="71755" b="10033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57245" cy="18300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3191AD" w14:textId="77777777" w:rsidR="00110176" w:rsidRPr="00110176" w:rsidRDefault="00110176">
                                <w:pPr>
                                  <w:jc w:val="center"/>
                                  <w:rPr>
                                    <w:ins w:id="25" w:author="Jonathan Maybaum" w:date="2017-02-24T15:47:00Z"/>
                                    <w:rFonts w:asciiTheme="minorBidi" w:hAnsiTheme="minorBidi"/>
                                    <w:b/>
                                    <w:bCs/>
                                    <w:color w:val="000000" w:themeColor="text1"/>
                                    <w:sz w:val="48"/>
                                    <w:szCs w:val="48"/>
                                    <w:rPrChange w:id="26" w:author="Jonathan Maybaum" w:date="2017-02-24T15:48:00Z">
                                      <w:rPr>
                                        <w:ins w:id="27" w:author="Jonathan Maybaum" w:date="2017-02-24T15:47:00Z"/>
                                      </w:rPr>
                                    </w:rPrChange>
                                  </w:rPr>
                                  <w:pPrChange w:id="28" w:author="Jonathan Maybaum" w:date="2017-02-24T15:47:00Z">
                                    <w:pPr/>
                                  </w:pPrChange>
                                </w:pPr>
                                <w:ins w:id="29" w:author="Jonathan Maybaum" w:date="2017-02-24T15:47:00Z">
                                  <w:r w:rsidRPr="00110176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PrChange w:id="30" w:author="Jonathan Maybaum" w:date="2017-02-24T15:48:00Z">
                                        <w:rPr/>
                                      </w:rPrChange>
                                    </w:rPr>
                                    <w:t>Embedded</w:t>
                                  </w:r>
                                </w:ins>
                              </w:p>
                              <w:p w14:paraId="2778C800" w14:textId="01AE6B39" w:rsidR="00110176" w:rsidRPr="00110176" w:rsidRDefault="00110176">
                                <w:pPr>
                                  <w:jc w:val="center"/>
                                  <w:rPr>
                                    <w:color w:val="000000" w:themeColor="text1"/>
                                    <w:rPrChange w:id="31" w:author="Jonathan Maybaum" w:date="2017-02-24T15:48:00Z">
                                      <w:rPr/>
                                    </w:rPrChange>
                                  </w:rPr>
                                  <w:pPrChange w:id="32" w:author="Jonathan Maybaum" w:date="2017-02-24T15:47:00Z">
                                    <w:pPr/>
                                  </w:pPrChange>
                                </w:pPr>
                                <w:ins w:id="33" w:author="Jonathan Maybaum" w:date="2017-02-24T15:47:00Z">
                                  <w:r w:rsidRPr="00110176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PrChange w:id="34" w:author="Jonathan Maybaum" w:date="2017-02-24T15:48:00Z">
                                        <w:rPr/>
                                      </w:rPrChange>
                                    </w:rPr>
                                    <w:t>Video</w:t>
                                  </w:r>
                                </w:ins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3B5B4BA" id="Rectangle 2" o:spid="_x0000_s1026" style="position:absolute;left:0;text-align:left;margin-left:126.9pt;margin-top:34.45pt;width:264.35pt;height:14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4D3191AD" w14:textId="77777777" w:rsidR="00110176" w:rsidRPr="00110176" w:rsidRDefault="00110176">
                          <w:pPr>
                            <w:jc w:val="center"/>
                            <w:rPr>
                              <w:ins w:id="35" w:author="Jonathan Maybaum" w:date="2017-02-24T15:47:00Z"/>
                              <w:rFonts w:asciiTheme="minorBidi" w:hAnsiTheme="minorBidi"/>
                              <w:b/>
                              <w:bCs/>
                              <w:color w:val="000000" w:themeColor="text1"/>
                              <w:sz w:val="48"/>
                              <w:szCs w:val="48"/>
                              <w:rPrChange w:id="36" w:author="Jonathan Maybaum" w:date="2017-02-24T15:48:00Z">
                                <w:rPr>
                                  <w:ins w:id="37" w:author="Jonathan Maybaum" w:date="2017-02-24T15:47:00Z"/>
                                </w:rPr>
                              </w:rPrChange>
                            </w:rPr>
                            <w:pPrChange w:id="38" w:author="Jonathan Maybaum" w:date="2017-02-24T15:47:00Z">
                              <w:pPr/>
                            </w:pPrChange>
                          </w:pPr>
                          <w:ins w:id="39" w:author="Jonathan Maybaum" w:date="2017-02-24T15:47:00Z">
                            <w:r w:rsidRPr="00110176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PrChange w:id="40" w:author="Jonathan Maybaum" w:date="2017-02-24T15:48:00Z">
                                  <w:rPr/>
                                </w:rPrChange>
                              </w:rPr>
                              <w:t>Embedded</w:t>
                            </w:r>
                          </w:ins>
                        </w:p>
                        <w:p w14:paraId="2778C800" w14:textId="01AE6B39" w:rsidR="00110176" w:rsidRPr="00110176" w:rsidRDefault="00110176">
                          <w:pPr>
                            <w:jc w:val="center"/>
                            <w:rPr>
                              <w:color w:val="000000" w:themeColor="text1"/>
                              <w:rPrChange w:id="41" w:author="Jonathan Maybaum" w:date="2017-02-24T15:48:00Z">
                                <w:rPr/>
                              </w:rPrChange>
                            </w:rPr>
                            <w:pPrChange w:id="42" w:author="Jonathan Maybaum" w:date="2017-02-24T15:47:00Z">
                              <w:pPr/>
                            </w:pPrChange>
                          </w:pPr>
                          <w:ins w:id="43" w:author="Jonathan Maybaum" w:date="2017-02-24T15:47:00Z">
                            <w:r w:rsidRPr="00110176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PrChange w:id="44" w:author="Jonathan Maybaum" w:date="2017-02-24T15:48:00Z">
                                  <w:rPr/>
                                </w:rPrChange>
                              </w:rPr>
                              <w:t>Video</w:t>
                            </w:r>
                          </w:ins>
                        </w:p>
                      </w:txbxContent>
                    </v:textbox>
                    <w10:wrap type="topAndBottom"/>
                  </v:rect>
                </w:pict>
              </mc:Fallback>
            </mc:AlternateContent>
          </w:r>
        </w:del>
      </w:ins>
      <w:del w:id="45" w:author="Jonathan Maybaum" w:date="2017-02-24T10:23:00Z">
        <w:r w:rsidR="00F53897" w:rsidRPr="005C1194" w:rsidDel="005C1194">
          <w:rPr>
            <w:b/>
          </w:rPr>
          <w:delText>4)</w:delText>
        </w:r>
        <w:r w:rsidR="00F53897" w:rsidDel="005C1194">
          <w:delText xml:space="preserve"> </w:delText>
        </w:r>
      </w:del>
      <w:r w:rsidR="00F53897">
        <w:t>Explain the process of uterine formation and how defects in organogenesis, fusion, or resorption would cause abnormalities</w:t>
      </w:r>
    </w:p>
    <w:p w14:paraId="0E42C983" w14:textId="0FCB771E" w:rsidR="00C62107" w:rsidRPr="00110176" w:rsidDel="00110176" w:rsidRDefault="00C62107">
      <w:pPr>
        <w:pStyle w:val="ListParagraph"/>
        <w:numPr>
          <w:ilvl w:val="0"/>
          <w:numId w:val="6"/>
        </w:numPr>
        <w:rPr>
          <w:del w:id="46" w:author="Jonathan Maybaum" w:date="2017-02-24T15:48:00Z"/>
          <w:b/>
          <w:rPrChange w:id="47" w:author="Jonathan Maybaum" w:date="2017-02-24T15:48:00Z">
            <w:rPr>
              <w:del w:id="48" w:author="Jonathan Maybaum" w:date="2017-02-24T15:48:00Z"/>
            </w:rPr>
          </w:rPrChange>
        </w:rPr>
        <w:pPrChange w:id="49" w:author="Jonathan Maybaum" w:date="2017-02-24T15:48:00Z">
          <w:pPr/>
        </w:pPrChange>
      </w:pPr>
    </w:p>
    <w:p w14:paraId="5C97AC41" w14:textId="77777777" w:rsidR="003B7556" w:rsidRDefault="003B7556">
      <w:pPr>
        <w:pStyle w:val="ListParagraph"/>
        <w:numPr>
          <w:ilvl w:val="0"/>
          <w:numId w:val="6"/>
        </w:numPr>
        <w:rPr>
          <w:ins w:id="50" w:author="Jonathan Maybaum" w:date="2017-02-24T15:45:00Z"/>
        </w:rPr>
        <w:pPrChange w:id="51" w:author="Jonathan Maybaum" w:date="2017-02-24T15:48:00Z">
          <w:pPr/>
        </w:pPrChange>
      </w:pPr>
    </w:p>
    <w:p w14:paraId="41B8194C" w14:textId="77777777" w:rsidR="003B7556" w:rsidRDefault="003B7556">
      <w:pPr>
        <w:rPr>
          <w:ins w:id="52" w:author="Jonathan Maybaum" w:date="2017-02-24T15:45:00Z"/>
          <w:b/>
        </w:rPr>
      </w:pPr>
    </w:p>
    <w:p w14:paraId="53260703" w14:textId="77777777" w:rsidR="00534B96" w:rsidRDefault="00534B96">
      <w:pPr>
        <w:rPr>
          <w:ins w:id="53" w:author="Jonathan Maybaum" w:date="2017-02-24T10:27:00Z"/>
          <w:b/>
        </w:rPr>
      </w:pPr>
      <w:ins w:id="54" w:author="Jonathan Maybaum" w:date="2017-02-24T10:26:00Z">
        <w:r>
          <w:rPr>
            <w:b/>
          </w:rPr>
          <w:t>Q: How would you define "</w:t>
        </w:r>
      </w:ins>
      <w:r w:rsidR="00FD138F" w:rsidRPr="00FD138F">
        <w:rPr>
          <w:b/>
        </w:rPr>
        <w:t>Mullerian Anomalies</w:t>
      </w:r>
      <w:ins w:id="55" w:author="Jonathan Maybaum" w:date="2017-02-24T10:27:00Z">
        <w:r>
          <w:rPr>
            <w:b/>
          </w:rPr>
          <w:t>"?</w:t>
        </w:r>
      </w:ins>
    </w:p>
    <w:p w14:paraId="6836665E" w14:textId="77777777" w:rsidR="00924FE3" w:rsidRDefault="00924FE3">
      <w:pPr>
        <w:rPr>
          <w:ins w:id="56" w:author="Jonathan Maybaum" w:date="2017-02-24T10:48:00Z"/>
          <w:b/>
        </w:rPr>
      </w:pPr>
      <w:ins w:id="57" w:author="Jonathan Maybaum" w:date="2017-02-24T10:27:00Z">
        <w:r>
          <w:rPr>
            <w:b/>
          </w:rPr>
          <w:t>A:</w:t>
        </w:r>
      </w:ins>
    </w:p>
    <w:p w14:paraId="48899B8D" w14:textId="0A02172B" w:rsidR="00FD138F" w:rsidRPr="00F363FD" w:rsidRDefault="00FD138F">
      <w:pPr>
        <w:ind w:left="720"/>
        <w:rPr>
          <w:b/>
        </w:rPr>
        <w:pPrChange w:id="58" w:author="Jonathan Maybaum" w:date="2017-02-24T10:49:00Z">
          <w:pPr/>
        </w:pPrChange>
      </w:pPr>
      <w:del w:id="59" w:author="Jonathan Maybaum" w:date="2017-02-24T10:27:00Z">
        <w:r w:rsidRPr="00FD138F" w:rsidDel="00534B96">
          <w:rPr>
            <w:b/>
          </w:rPr>
          <w:delText xml:space="preserve"> </w:delText>
        </w:r>
        <w:r w:rsidR="00F363FD" w:rsidRPr="00F363FD" w:rsidDel="00534B96">
          <w:rPr>
            <w:b/>
          </w:rPr>
          <w:sym w:font="Wingdings" w:char="F0E0"/>
        </w:r>
        <w:r w:rsidR="00F363FD" w:rsidDel="00534B96">
          <w:rPr>
            <w:b/>
          </w:rPr>
          <w:delText xml:space="preserve"> </w:delText>
        </w:r>
      </w:del>
      <w:ins w:id="60" w:author="Jonathan Maybaum" w:date="2017-02-24T10:38:00Z">
        <w:r w:rsidR="00773ACC">
          <w:t>I</w:t>
        </w:r>
      </w:ins>
      <w:del w:id="61" w:author="Jonathan Maybaum" w:date="2017-02-24T10:38:00Z">
        <w:r w:rsidR="00040BA9" w:rsidDel="00773ACC">
          <w:delText>i</w:delText>
        </w:r>
      </w:del>
      <w:r w:rsidR="00040BA9">
        <w:t>ncomplete/</w:t>
      </w:r>
      <w:r>
        <w:t xml:space="preserve">anomalous </w:t>
      </w:r>
      <w:ins w:id="62" w:author="Jonathan Maybaum" w:date="2017-02-24T10:27:00Z">
        <w:r w:rsidR="00534B96">
          <w:t>formation/</w:t>
        </w:r>
      </w:ins>
      <w:r>
        <w:t xml:space="preserve">fusion of Mullerian </w:t>
      </w:r>
      <w:r w:rsidR="00040BA9">
        <w:t xml:space="preserve">(paramesonephric) </w:t>
      </w:r>
      <w:r>
        <w:t xml:space="preserve">ducts </w:t>
      </w:r>
      <w:ins w:id="63" w:author="Jonathan Maybaum" w:date="2017-02-24T10:38:00Z">
        <w:r w:rsidR="00773ACC">
          <w:t>resulting from error</w:t>
        </w:r>
      </w:ins>
      <w:ins w:id="64" w:author="Jonathan Maybaum" w:date="2017-02-24T10:39:00Z">
        <w:r w:rsidR="00773ACC">
          <w:t>s</w:t>
        </w:r>
      </w:ins>
      <w:ins w:id="65" w:author="Jonathan Maybaum" w:date="2017-02-24T10:38:00Z">
        <w:r w:rsidR="00773ACC">
          <w:t xml:space="preserve"> of organogenesis, fusion, or septal resorption</w:t>
        </w:r>
      </w:ins>
    </w:p>
    <w:p w14:paraId="622158F8" w14:textId="4DE0D93D" w:rsidR="00FD138F" w:rsidRDefault="00FD138F">
      <w:pPr>
        <w:rPr>
          <w:ins w:id="66" w:author="Jonathan Maybaum" w:date="2017-02-24T10:32:00Z"/>
        </w:rPr>
      </w:pPr>
    </w:p>
    <w:p w14:paraId="057B40A9" w14:textId="4F8E1463" w:rsidR="00244048" w:rsidDel="0086752F" w:rsidRDefault="00244048">
      <w:pPr>
        <w:rPr>
          <w:del w:id="67" w:author="Jonathan Maybaum" w:date="2017-02-24T13:09:00Z"/>
        </w:rPr>
      </w:pPr>
    </w:p>
    <w:p w14:paraId="345F1FC0" w14:textId="40089042" w:rsidR="00FD138F" w:rsidDel="00534B96" w:rsidRDefault="009322DB">
      <w:pPr>
        <w:rPr>
          <w:del w:id="68" w:author="Jonathan Maybaum" w:date="2017-02-24T10:28:00Z"/>
        </w:rPr>
      </w:pPr>
      <w:del w:id="69" w:author="Jonathan Maybaum" w:date="2017-02-24T10:28:00Z">
        <w:r w:rsidDel="00534B96">
          <w:delText>**All goes back to embryology!**</w:delText>
        </w:r>
      </w:del>
    </w:p>
    <w:p w14:paraId="7A6B6EC2" w14:textId="7243A999" w:rsidR="009322DB" w:rsidDel="00534B96" w:rsidRDefault="009322DB">
      <w:pPr>
        <w:rPr>
          <w:del w:id="70" w:author="Jonathan Maybaum" w:date="2017-02-24T10:28:00Z"/>
        </w:rPr>
      </w:pPr>
    </w:p>
    <w:p w14:paraId="26C27720" w14:textId="767172B4" w:rsidR="00040BA9" w:rsidRDefault="00040BA9">
      <w:pPr>
        <w:rPr>
          <w:ins w:id="71" w:author="Jonathan Maybaum" w:date="2017-02-24T10:28:00Z"/>
          <w:b/>
        </w:rPr>
      </w:pPr>
      <w:r w:rsidRPr="00040BA9">
        <w:rPr>
          <w:b/>
        </w:rPr>
        <w:t>Q: What are the embryologic origins of the reproductive system?</w:t>
      </w:r>
    </w:p>
    <w:p w14:paraId="31CF4623" w14:textId="0F4C82DA" w:rsidR="006E18FD" w:rsidDel="00924FE3" w:rsidRDefault="006E18FD">
      <w:pPr>
        <w:rPr>
          <w:del w:id="72" w:author="Jonathan Maybaum" w:date="2017-02-24T10:28:00Z"/>
        </w:rPr>
      </w:pPr>
      <w:ins w:id="73" w:author="Jonathan Maybaum" w:date="2017-02-24T10:28:00Z">
        <w:r>
          <w:rPr>
            <w:b/>
          </w:rPr>
          <w:t>A:</w:t>
        </w:r>
      </w:ins>
    </w:p>
    <w:p w14:paraId="05449E5F" w14:textId="77777777" w:rsidR="00924FE3" w:rsidRPr="00040BA9" w:rsidRDefault="00924FE3">
      <w:pPr>
        <w:rPr>
          <w:ins w:id="74" w:author="Jonathan Maybaum" w:date="2017-02-24T10:48:00Z"/>
          <w:b/>
        </w:rPr>
      </w:pPr>
    </w:p>
    <w:p w14:paraId="369D6F24" w14:textId="77777777" w:rsidR="009322DB" w:rsidRDefault="009322DB">
      <w:pPr>
        <w:ind w:left="720"/>
        <w:pPrChange w:id="75" w:author="Jonathan Maybaum" w:date="2017-02-24T10:48:00Z">
          <w:pPr/>
        </w:pPrChange>
      </w:pPr>
      <w:r>
        <w:t>Embryonic disk transforms into ectoderm, mesoderm and endoderm during the 3</w:t>
      </w:r>
      <w:r w:rsidRPr="008314F5">
        <w:rPr>
          <w:vertAlign w:val="superscript"/>
        </w:rPr>
        <w:t>rd</w:t>
      </w:r>
      <w:r>
        <w:t xml:space="preserve"> week. </w:t>
      </w:r>
    </w:p>
    <w:p w14:paraId="50BD86FA" w14:textId="18AA27D8" w:rsidR="009322DB" w:rsidRPr="006F7BA2" w:rsidRDefault="00110176">
      <w:pPr>
        <w:jc w:val="center"/>
        <w:rPr>
          <w:sz w:val="22"/>
          <w:szCs w:val="22"/>
        </w:rPr>
        <w:pPrChange w:id="76" w:author="Jonathan Maybaum" w:date="2017-02-24T15:49:00Z">
          <w:pPr/>
        </w:pPrChange>
      </w:pPr>
      <w:ins w:id="77" w:author="Jonathan Maybaum" w:date="2017-02-24T15:48:00Z">
        <w:r w:rsidRPr="0056689D">
          <w:rPr>
            <w:noProof/>
            <w:sz w:val="22"/>
            <w:szCs w:val="22"/>
            <w:rPrChange w:id="78" w:author="Unknown">
              <w:rPr>
                <w:noProof/>
              </w:rPr>
            </w:rPrChange>
          </w:rPr>
          <w:drawing>
            <wp:inline distT="0" distB="0" distL="0" distR="0" wp14:anchorId="52C752D3" wp14:editId="18F62AB9">
              <wp:extent cx="3277306" cy="1842024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Embryologic Development.pdf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77306" cy="18420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7D05F6" w14:textId="20DE58C7" w:rsidR="006E18FD" w:rsidRDefault="006E18FD">
      <w:pPr>
        <w:jc w:val="center"/>
        <w:rPr>
          <w:ins w:id="79" w:author="Jonathan Maybaum" w:date="2017-02-24T10:31:00Z"/>
          <w:sz w:val="22"/>
          <w:szCs w:val="22"/>
        </w:rPr>
        <w:pPrChange w:id="80" w:author="Jonathan Maybaum" w:date="2017-02-24T10:30:00Z">
          <w:pPr/>
        </w:pPrChange>
      </w:pPr>
    </w:p>
    <w:p w14:paraId="11F008ED" w14:textId="605A7C71" w:rsidR="009322DB" w:rsidRPr="006F7BA2" w:rsidDel="006E18FD" w:rsidRDefault="00BC6E0A">
      <w:pPr>
        <w:jc w:val="center"/>
        <w:rPr>
          <w:del w:id="81" w:author="Jonathan Maybaum" w:date="2017-02-24T10:29:00Z"/>
          <w:sz w:val="22"/>
          <w:szCs w:val="22"/>
        </w:rPr>
        <w:pPrChange w:id="82" w:author="Jonathan Maybaum" w:date="2017-02-24T10:30:00Z">
          <w:pPr/>
        </w:pPrChange>
      </w:pPr>
      <w:del w:id="83" w:author="Jonathan Maybaum" w:date="2017-02-24T10:29:00Z">
        <w:r w:rsidRPr="006F7BA2" w:rsidDel="006E18FD">
          <w:rPr>
            <w:sz w:val="22"/>
            <w:szCs w:val="22"/>
          </w:rPr>
          <w:delText>M</w:delText>
        </w:r>
        <w:r w:rsidR="009322DB" w:rsidRPr="006F7BA2" w:rsidDel="006E18FD">
          <w:rPr>
            <w:sz w:val="22"/>
            <w:szCs w:val="22"/>
          </w:rPr>
          <w:delText xml:space="preserve">esoderm </w:delText>
        </w:r>
        <w:r w:rsidR="009322DB" w:rsidRPr="006F7BA2" w:rsidDel="006E18FD">
          <w:rPr>
            <w:sz w:val="22"/>
            <w:szCs w:val="22"/>
          </w:rPr>
          <w:sym w:font="Wingdings" w:char="F0E0"/>
        </w:r>
        <w:r w:rsidR="009322DB" w:rsidRPr="006F7BA2" w:rsidDel="006E18FD">
          <w:rPr>
            <w:sz w:val="22"/>
            <w:szCs w:val="22"/>
          </w:rPr>
          <w:delText xml:space="preserve"> </w:delText>
        </w:r>
        <w:r w:rsidRPr="006F7BA2" w:rsidDel="006E18FD">
          <w:rPr>
            <w:sz w:val="22"/>
            <w:szCs w:val="22"/>
          </w:rPr>
          <w:delText xml:space="preserve">urogenital ridge </w:delText>
        </w:r>
        <w:r w:rsidRPr="006F7BA2" w:rsidDel="006E18FD">
          <w:rPr>
            <w:sz w:val="22"/>
            <w:szCs w:val="22"/>
          </w:rPr>
          <w:sym w:font="Wingdings" w:char="F0E0"/>
        </w:r>
        <w:r w:rsidRPr="006F7BA2" w:rsidDel="006E18FD">
          <w:rPr>
            <w:sz w:val="22"/>
            <w:szCs w:val="22"/>
          </w:rPr>
          <w:delText xml:space="preserve"> </w:delText>
        </w:r>
        <w:r w:rsidR="00040BA9" w:rsidRPr="006F7BA2" w:rsidDel="006E18FD">
          <w:rPr>
            <w:sz w:val="22"/>
            <w:szCs w:val="22"/>
          </w:rPr>
          <w:delText xml:space="preserve">genital ridge </w:delText>
        </w:r>
        <w:r w:rsidR="00040BA9" w:rsidRPr="006F7BA2" w:rsidDel="006E18FD">
          <w:rPr>
            <w:sz w:val="22"/>
            <w:szCs w:val="22"/>
          </w:rPr>
          <w:sym w:font="Wingdings" w:char="F0E0"/>
        </w:r>
        <w:r w:rsidR="00040BA9" w:rsidRPr="006F7BA2" w:rsidDel="006E18FD">
          <w:rPr>
            <w:sz w:val="22"/>
            <w:szCs w:val="22"/>
          </w:rPr>
          <w:delText xml:space="preserve">ovaries/testes </w:delText>
        </w:r>
        <w:r w:rsidR="006F7BA2" w:rsidRPr="006F7BA2" w:rsidDel="006E18FD">
          <w:rPr>
            <w:sz w:val="22"/>
            <w:szCs w:val="22"/>
          </w:rPr>
          <w:tab/>
        </w:r>
        <w:r w:rsidR="006F7BA2" w:rsidRPr="006F7BA2" w:rsidDel="006E18FD">
          <w:rPr>
            <w:sz w:val="22"/>
            <w:szCs w:val="22"/>
          </w:rPr>
          <w:tab/>
        </w:r>
        <w:r w:rsidR="006F7BA2" w:rsidRPr="006F7BA2" w:rsidDel="006E18FD">
          <w:rPr>
            <w:sz w:val="22"/>
            <w:szCs w:val="22"/>
          </w:rPr>
          <w:tab/>
          <w:delText xml:space="preserve">         </w:delText>
        </w:r>
        <w:r w:rsidR="00040BA9" w:rsidRPr="006F7BA2" w:rsidDel="006E18FD">
          <w:rPr>
            <w:sz w:val="22"/>
            <w:szCs w:val="22"/>
          </w:rPr>
          <w:sym w:font="Wingdings" w:char="F0E0"/>
        </w:r>
        <w:r w:rsidR="00040BA9" w:rsidRPr="006F7BA2" w:rsidDel="006E18FD">
          <w:rPr>
            <w:sz w:val="22"/>
            <w:szCs w:val="22"/>
          </w:rPr>
          <w:delText xml:space="preserve"> paramesonephric (Mullerian) </w:delText>
        </w:r>
        <w:r w:rsidR="006F7BA2" w:rsidRPr="006F7BA2" w:rsidDel="006E18FD">
          <w:rPr>
            <w:sz w:val="22"/>
            <w:szCs w:val="22"/>
          </w:rPr>
          <w:delText xml:space="preserve">  </w:delText>
        </w:r>
        <w:r w:rsidR="006F7BA2" w:rsidRPr="006F7BA2" w:rsidDel="006E18FD">
          <w:rPr>
            <w:sz w:val="22"/>
            <w:szCs w:val="22"/>
          </w:rPr>
          <w:tab/>
        </w:r>
        <w:r w:rsidR="006F7BA2" w:rsidRPr="006F7BA2" w:rsidDel="006E18FD">
          <w:rPr>
            <w:sz w:val="22"/>
            <w:szCs w:val="22"/>
          </w:rPr>
          <w:tab/>
        </w:r>
        <w:r w:rsidR="006F7BA2" w:rsidRPr="006F7BA2" w:rsidDel="006E18FD">
          <w:rPr>
            <w:sz w:val="22"/>
            <w:szCs w:val="22"/>
          </w:rPr>
          <w:tab/>
          <w:delText xml:space="preserve">         </w:delText>
        </w:r>
        <w:r w:rsidR="00040BA9" w:rsidRPr="006F7BA2" w:rsidDel="006E18FD">
          <w:rPr>
            <w:sz w:val="22"/>
            <w:szCs w:val="22"/>
          </w:rPr>
          <w:delText>vs. Mesonephric (wolffian) ducts</w:delText>
        </w:r>
      </w:del>
    </w:p>
    <w:p w14:paraId="351C27E6" w14:textId="7ABE2862" w:rsidR="006F7BA2" w:rsidRPr="006F7BA2" w:rsidDel="006E18FD" w:rsidRDefault="006F7BA2">
      <w:pPr>
        <w:jc w:val="center"/>
        <w:rPr>
          <w:del w:id="84" w:author="Jonathan Maybaum" w:date="2017-02-24T10:29:00Z"/>
          <w:sz w:val="22"/>
          <w:szCs w:val="22"/>
        </w:rPr>
        <w:pPrChange w:id="85" w:author="Jonathan Maybaum" w:date="2017-02-24T10:30:00Z">
          <w:pPr/>
        </w:pPrChange>
      </w:pPr>
      <w:del w:id="86" w:author="Jonathan Maybaum" w:date="2017-02-24T10:29:00Z">
        <w:r w:rsidRPr="006F7BA2" w:rsidDel="006E18FD">
          <w:rPr>
            <w:sz w:val="22"/>
            <w:szCs w:val="22"/>
          </w:rPr>
          <w:tab/>
        </w:r>
        <w:r w:rsidRPr="006F7BA2" w:rsidDel="006E18FD">
          <w:rPr>
            <w:sz w:val="22"/>
            <w:szCs w:val="22"/>
          </w:rPr>
          <w:tab/>
        </w:r>
        <w:r w:rsidRPr="006F7BA2" w:rsidDel="006E18FD">
          <w:rPr>
            <w:sz w:val="22"/>
            <w:szCs w:val="22"/>
          </w:rPr>
          <w:tab/>
          <w:delText xml:space="preserve">       </w:delText>
        </w:r>
        <w:r w:rsidRPr="006F7BA2" w:rsidDel="006E18FD">
          <w:rPr>
            <w:sz w:val="22"/>
            <w:szCs w:val="22"/>
          </w:rPr>
          <w:sym w:font="Wingdings" w:char="F0E0"/>
        </w:r>
        <w:r w:rsidRPr="006F7BA2" w:rsidDel="006E18FD">
          <w:rPr>
            <w:sz w:val="22"/>
            <w:szCs w:val="22"/>
          </w:rPr>
          <w:delText xml:space="preserve"> nephrogenic cord </w:delText>
        </w:r>
        <w:r w:rsidRPr="006F7BA2" w:rsidDel="006E18FD">
          <w:rPr>
            <w:sz w:val="22"/>
            <w:szCs w:val="22"/>
          </w:rPr>
          <w:sym w:font="Wingdings" w:char="F0E0"/>
        </w:r>
        <w:r w:rsidRPr="006F7BA2" w:rsidDel="006E18FD">
          <w:rPr>
            <w:sz w:val="22"/>
            <w:szCs w:val="22"/>
          </w:rPr>
          <w:delText xml:space="preserve"> kidneys </w:delText>
        </w:r>
      </w:del>
    </w:p>
    <w:p w14:paraId="393DD70A" w14:textId="049CDC0D" w:rsidR="00BC6E0A" w:rsidRDefault="00BC6E0A">
      <w:pPr>
        <w:jc w:val="center"/>
        <w:pPrChange w:id="87" w:author="Jonathan Maybaum" w:date="2017-02-24T10:30:00Z">
          <w:pPr/>
        </w:pPrChange>
      </w:pPr>
    </w:p>
    <w:p w14:paraId="3EF1EA4D" w14:textId="36D1A970" w:rsidR="00A24721" w:rsidRDefault="00A24721">
      <w:pPr>
        <w:rPr>
          <w:ins w:id="88" w:author="Jonathan Maybaum" w:date="2017-02-24T11:16:00Z"/>
          <w:b/>
        </w:rPr>
      </w:pPr>
    </w:p>
    <w:p w14:paraId="54FDF007" w14:textId="0A3218E6" w:rsidR="00040BA9" w:rsidRPr="00040BA9" w:rsidRDefault="00040BA9" w:rsidP="009322DB">
      <w:pPr>
        <w:rPr>
          <w:b/>
        </w:rPr>
      </w:pPr>
      <w:r w:rsidRPr="00040BA9">
        <w:rPr>
          <w:b/>
        </w:rPr>
        <w:t xml:space="preserve">Q: </w:t>
      </w:r>
      <w:r>
        <w:rPr>
          <w:b/>
        </w:rPr>
        <w:t xml:space="preserve">How does </w:t>
      </w:r>
      <w:r w:rsidRPr="00040BA9">
        <w:rPr>
          <w:b/>
        </w:rPr>
        <w:t>sexual differentiation occur?</w:t>
      </w:r>
    </w:p>
    <w:p w14:paraId="05BC2E9D" w14:textId="77777777" w:rsidR="008B2EB8" w:rsidRDefault="006E18FD" w:rsidP="009322DB">
      <w:pPr>
        <w:rPr>
          <w:ins w:id="89" w:author="Jonathan Maybaum" w:date="2017-02-24T10:35:00Z"/>
        </w:rPr>
      </w:pPr>
      <w:ins w:id="90" w:author="Jonathan Maybaum" w:date="2017-02-24T10:31:00Z">
        <w:r w:rsidRPr="00651494">
          <w:rPr>
            <w:b/>
          </w:rPr>
          <w:t>A:</w:t>
        </w:r>
      </w:ins>
    </w:p>
    <w:p w14:paraId="40933959" w14:textId="65DE5DC9" w:rsidR="009322DB" w:rsidRPr="001B58B5" w:rsidRDefault="00BC6E0A">
      <w:pPr>
        <w:pStyle w:val="ListParagraph"/>
        <w:numPr>
          <w:ilvl w:val="0"/>
          <w:numId w:val="8"/>
        </w:numPr>
        <w:rPr>
          <w:ins w:id="91" w:author="Jonathan Maybaum" w:date="2017-02-24T10:32:00Z"/>
        </w:rPr>
        <w:pPrChange w:id="92" w:author="Jonathan Maybaum" w:date="2017-02-24T10:36:00Z">
          <w:pPr/>
        </w:pPrChange>
      </w:pPr>
      <w:r w:rsidRPr="001B58B5">
        <w:rPr>
          <w:rPrChange w:id="93" w:author="Jonathan Maybaum" w:date="2017-02-24T10:33:00Z">
            <w:rPr>
              <w:b/>
            </w:rPr>
          </w:rPrChange>
        </w:rPr>
        <w:t>SRY gene (Sex-determining R</w:t>
      </w:r>
      <w:r w:rsidR="009322DB" w:rsidRPr="001B58B5">
        <w:t xml:space="preserve">egion of the Y chromosome) in the short arm of Y chromosome </w:t>
      </w:r>
      <w:r w:rsidR="009322DB" w:rsidRPr="001B58B5">
        <w:sym w:font="Wingdings" w:char="F0E0"/>
      </w:r>
      <w:r w:rsidR="009322DB" w:rsidRPr="001B58B5">
        <w:t xml:space="preserve"> encodes </w:t>
      </w:r>
      <w:del w:id="94" w:author="Keegan, Catherine" w:date="2017-02-19T12:37:00Z">
        <w:r w:rsidR="009322DB" w:rsidRPr="001B58B5" w:rsidDel="000C7138">
          <w:delText xml:space="preserve">for </w:delText>
        </w:r>
      </w:del>
      <w:r w:rsidR="009322DB" w:rsidRPr="001B58B5">
        <w:t xml:space="preserve">the </w:t>
      </w:r>
      <w:commentRangeStart w:id="95"/>
      <w:r w:rsidR="009322DB" w:rsidRPr="001B58B5">
        <w:t>testis-determining factor</w:t>
      </w:r>
      <w:ins w:id="96" w:author="Jonathan Maybaum" w:date="2017-02-24T13:14:00Z">
        <w:r w:rsidR="00293DCB">
          <w:t xml:space="preserve"> </w:t>
        </w:r>
      </w:ins>
      <w:r w:rsidR="009322DB" w:rsidRPr="001B58B5">
        <w:t>(TDF)</w:t>
      </w:r>
      <w:commentRangeEnd w:id="95"/>
      <w:r w:rsidR="007F66FF" w:rsidRPr="001B58B5">
        <w:rPr>
          <w:rStyle w:val="CommentReference"/>
        </w:rPr>
        <w:commentReference w:id="95"/>
      </w:r>
    </w:p>
    <w:p w14:paraId="6122AA74" w14:textId="77777777" w:rsidR="00244048" w:rsidRDefault="00244048" w:rsidP="009322DB">
      <w:pPr>
        <w:rPr>
          <w:ins w:id="97" w:author="Jonathan Maybaum" w:date="2017-02-24T10:32:00Z"/>
        </w:rPr>
      </w:pPr>
    </w:p>
    <w:p w14:paraId="09F209F9" w14:textId="375F3380" w:rsidR="00244048" w:rsidRPr="001B58B5" w:rsidRDefault="00244048">
      <w:pPr>
        <w:pStyle w:val="ListParagraph"/>
        <w:numPr>
          <w:ilvl w:val="0"/>
          <w:numId w:val="8"/>
        </w:numPr>
        <w:pPrChange w:id="98" w:author="Jonathan Maybaum" w:date="2017-02-24T10:36:00Z">
          <w:pPr/>
        </w:pPrChange>
      </w:pPr>
      <w:ins w:id="99" w:author="Jonathan Maybaum" w:date="2017-02-24T10:32:00Z">
        <w:r w:rsidRPr="001B58B5">
          <w:t xml:space="preserve">SRY  </w:t>
        </w:r>
        <w:r w:rsidRPr="001B58B5">
          <w:sym w:font="Wingdings" w:char="F0E0"/>
        </w:r>
        <w:r w:rsidRPr="001B58B5">
          <w:t xml:space="preserve"> chain of events leading to gonad differentiation into testes and production of </w:t>
        </w:r>
      </w:ins>
      <w:ins w:id="100" w:author="Jonathan Maybaum" w:date="2017-02-24T10:36:00Z">
        <w:r w:rsidR="006C03EC">
          <w:t>A</w:t>
        </w:r>
      </w:ins>
      <w:ins w:id="101" w:author="Jonathan Maybaum" w:date="2017-02-24T10:32:00Z">
        <w:r w:rsidRPr="001B58B5">
          <w:rPr>
            <w:rPrChange w:id="102" w:author="Jonathan Maybaum" w:date="2017-02-24T10:33:00Z">
              <w:rPr>
                <w:b/>
              </w:rPr>
            </w:rPrChange>
          </w:rPr>
          <w:t>nti</w:t>
        </w:r>
      </w:ins>
      <w:ins w:id="103" w:author="Jonathan Maybaum" w:date="2017-02-24T10:36:00Z">
        <w:r w:rsidR="006C03EC">
          <w:t>-M</w:t>
        </w:r>
      </w:ins>
      <w:ins w:id="104" w:author="Jonathan Maybaum" w:date="2017-02-24T10:32:00Z">
        <w:r w:rsidRPr="001B58B5">
          <w:rPr>
            <w:rPrChange w:id="105" w:author="Jonathan Maybaum" w:date="2017-02-24T10:33:00Z">
              <w:rPr>
                <w:b/>
              </w:rPr>
            </w:rPrChange>
          </w:rPr>
          <w:t xml:space="preserve">ullerian hormone and testosterone </w:t>
        </w:r>
      </w:ins>
    </w:p>
    <w:p w14:paraId="48342442" w14:textId="3E5B377F" w:rsidR="00BC6E0A" w:rsidRDefault="00BC6E0A" w:rsidP="009322DB"/>
    <w:p w14:paraId="6B0BEF95" w14:textId="5FCC428E" w:rsidR="009322DB" w:rsidRDefault="001B58B5" w:rsidP="009322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B41B44" wp14:editId="1B030008">
                <wp:simplePos x="0" y="0"/>
                <wp:positionH relativeFrom="column">
                  <wp:posOffset>2960370</wp:posOffset>
                </wp:positionH>
                <wp:positionV relativeFrom="paragraph">
                  <wp:posOffset>2515235</wp:posOffset>
                </wp:positionV>
                <wp:extent cx="3657600" cy="2286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4479C" w14:textId="4375B6F7" w:rsidR="00C62107" w:rsidRPr="00267304" w:rsidRDefault="00C62107" w:rsidP="006F53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F53FD">
                              <w:rPr>
                                <w:sz w:val="14"/>
                                <w:szCs w:val="14"/>
                              </w:rPr>
                              <w:t>http://www.nature.com/nrendo/journal/v10/n8/images_article/nrendo.2014.83-f1.jpg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41B44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233.1pt;margin-top:198.05pt;width:4in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" filled="f" stroked="f">
                <v:textbox>
                  <w:txbxContent>
                    <w:p w14:paraId="46A4479C" w14:textId="4375B6F7" w:rsidR="00C62107" w:rsidRPr="00267304" w:rsidRDefault="00C62107" w:rsidP="006F53FD">
                      <w:pPr>
                        <w:rPr>
                          <w:sz w:val="16"/>
                          <w:szCs w:val="16"/>
                        </w:rPr>
                      </w:pPr>
                      <w:r w:rsidRPr="006F53FD">
                        <w:rPr>
                          <w:sz w:val="14"/>
                          <w:szCs w:val="14"/>
                        </w:rPr>
                        <w:t>http://www.nature.com/nrendo/journal/v10/n8/images_article/nrendo.2014.83-f1.jpg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26E99AA6" wp14:editId="2DA4B3A1">
            <wp:simplePos x="0" y="0"/>
            <wp:positionH relativeFrom="column">
              <wp:posOffset>2967990</wp:posOffset>
            </wp:positionH>
            <wp:positionV relativeFrom="paragraph">
              <wp:posOffset>115570</wp:posOffset>
            </wp:positionV>
            <wp:extent cx="3217545" cy="2412365"/>
            <wp:effectExtent l="0" t="0" r="8255" b="635"/>
            <wp:wrapSquare wrapText="bothSides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2A4567" wp14:editId="3A221D73">
            <wp:simplePos x="0" y="0"/>
            <wp:positionH relativeFrom="column">
              <wp:posOffset>-8890</wp:posOffset>
            </wp:positionH>
            <wp:positionV relativeFrom="paragraph">
              <wp:posOffset>120650</wp:posOffset>
            </wp:positionV>
            <wp:extent cx="2859405" cy="2645410"/>
            <wp:effectExtent l="0" t="0" r="10795" b="0"/>
            <wp:wrapTight wrapText="bothSides">
              <wp:wrapPolygon edited="0">
                <wp:start x="0" y="0"/>
                <wp:lineTo x="0" y="21361"/>
                <wp:lineTo x="21490" y="21361"/>
                <wp:lineTo x="21490" y="0"/>
                <wp:lineTo x="0" y="0"/>
              </wp:wrapPolygon>
            </wp:wrapTight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ins w:id="106" w:author="Keegan, Catherine" w:date="2017-02-19T12:11:00Z">
        <w:del w:id="107" w:author="Jonathan Maybaum" w:date="2017-02-24T10:32:00Z">
          <w:r w:rsidR="007F66FF" w:rsidDel="00244048">
            <w:delText>SRY</w:delText>
          </w:r>
        </w:del>
      </w:ins>
      <w:del w:id="108" w:author="Jonathan Maybaum" w:date="2017-02-24T10:32:00Z">
        <w:r w:rsidR="009322DB" w:rsidDel="00244048">
          <w:delText xml:space="preserve">TDF  </w:delText>
        </w:r>
        <w:r w:rsidR="009322DB" w:rsidDel="00244048">
          <w:sym w:font="Wingdings" w:char="F0E0"/>
        </w:r>
        <w:r w:rsidR="009322DB" w:rsidDel="00244048">
          <w:delText xml:space="preserve"> chain of events leading to gonad differentiation into testes and production of </w:delText>
        </w:r>
        <w:r w:rsidR="009322DB" w:rsidRPr="00BC6E0A" w:rsidDel="00244048">
          <w:rPr>
            <w:b/>
          </w:rPr>
          <w:delText>antimullerian hormone</w:delText>
        </w:r>
        <w:r w:rsidR="009322DB" w:rsidDel="00244048">
          <w:delText xml:space="preserve"> and</w:delText>
        </w:r>
        <w:r w:rsidR="009322DB" w:rsidRPr="00BC6E0A" w:rsidDel="00244048">
          <w:rPr>
            <w:b/>
          </w:rPr>
          <w:delText xml:space="preserve"> testosterone</w:delText>
        </w:r>
        <w:r w:rsidR="009322DB" w:rsidDel="00244048">
          <w:delText xml:space="preserve"> </w:delText>
        </w:r>
      </w:del>
    </w:p>
    <w:p w14:paraId="135FE201" w14:textId="18B10CAF" w:rsidR="00BC6E0A" w:rsidDel="0086752F" w:rsidRDefault="00BC6E0A" w:rsidP="009322DB">
      <w:pPr>
        <w:rPr>
          <w:del w:id="109" w:author="Jonathan Maybaum" w:date="2017-02-24T13:09:00Z"/>
        </w:rPr>
      </w:pPr>
    </w:p>
    <w:p w14:paraId="03BC99A1" w14:textId="77777777" w:rsidR="008B2EB8" w:rsidRDefault="006F7BA2" w:rsidP="009322DB">
      <w:pPr>
        <w:rPr>
          <w:ins w:id="110" w:author="Jonathan Maybaum" w:date="2017-02-24T10:34:00Z"/>
          <w:b/>
        </w:rPr>
      </w:pPr>
      <w:r>
        <w:rPr>
          <w:b/>
        </w:rPr>
        <w:t>Q: What are the key hormones in m</w:t>
      </w:r>
      <w:r w:rsidR="00BC6E0A" w:rsidRPr="00BC6E0A">
        <w:rPr>
          <w:b/>
        </w:rPr>
        <w:t>ale</w:t>
      </w:r>
      <w:r>
        <w:rPr>
          <w:b/>
        </w:rPr>
        <w:t xml:space="preserve"> fetal d</w:t>
      </w:r>
      <w:r w:rsidR="00BC6E0A">
        <w:rPr>
          <w:b/>
        </w:rPr>
        <w:t>evelopment</w:t>
      </w:r>
      <w:r w:rsidR="00BC6E0A" w:rsidRPr="00BC6E0A">
        <w:rPr>
          <w:b/>
        </w:rPr>
        <w:t>:</w:t>
      </w:r>
    </w:p>
    <w:p w14:paraId="5B0DC5F4" w14:textId="20D3CB04" w:rsidR="00612EB0" w:rsidRPr="00BC6E0A" w:rsidRDefault="008B2EB8" w:rsidP="009322DB">
      <w:pPr>
        <w:rPr>
          <w:b/>
        </w:rPr>
      </w:pPr>
      <w:ins w:id="111" w:author="Jonathan Maybaum" w:date="2017-02-24T10:34:00Z">
        <w:r>
          <w:rPr>
            <w:b/>
          </w:rPr>
          <w:t>A:</w:t>
        </w:r>
      </w:ins>
      <w:del w:id="112" w:author="Jonathan Maybaum" w:date="2017-02-24T10:34:00Z">
        <w:r w:rsidR="00BC6E0A" w:rsidRPr="00BC6E0A" w:rsidDel="008B2EB8">
          <w:rPr>
            <w:b/>
          </w:rPr>
          <w:delText xml:space="preserve"> </w:delText>
        </w:r>
      </w:del>
    </w:p>
    <w:p w14:paraId="43F328AE" w14:textId="6EB409D0" w:rsidR="009322DB" w:rsidRDefault="009322DB">
      <w:pPr>
        <w:pStyle w:val="ListParagraph"/>
        <w:numPr>
          <w:ilvl w:val="0"/>
          <w:numId w:val="7"/>
        </w:numPr>
        <w:pPrChange w:id="113" w:author="Jonathan Maybaum" w:date="2017-02-24T10:35:00Z">
          <w:pPr>
            <w:pStyle w:val="ListParagraph"/>
            <w:numPr>
              <w:numId w:val="3"/>
            </w:numPr>
            <w:ind w:left="360" w:hanging="360"/>
          </w:pPr>
        </w:pPrChange>
      </w:pPr>
      <w:r>
        <w:t xml:space="preserve">Testosterone </w:t>
      </w:r>
      <w:r>
        <w:sym w:font="Wingdings" w:char="F0E0"/>
      </w:r>
      <w:r>
        <w:t xml:space="preserve"> persistence and di</w:t>
      </w:r>
      <w:r w:rsidR="0083539F">
        <w:t xml:space="preserve">fferentiation of </w:t>
      </w:r>
      <w:ins w:id="114" w:author="Jonathan Maybaum" w:date="2017-02-24T10:39:00Z">
        <w:r w:rsidR="002D314C">
          <w:t>W</w:t>
        </w:r>
      </w:ins>
      <w:del w:id="115" w:author="Jonathan Maybaum" w:date="2017-02-24T10:39:00Z">
        <w:r w:rsidR="0083539F" w:rsidRPr="008B2EB8" w:rsidDel="002D314C">
          <w:rPr>
            <w:rPrChange w:id="116" w:author="Jonathan Maybaum" w:date="2017-02-24T10:35:00Z">
              <w:rPr>
                <w:b/>
              </w:rPr>
            </w:rPrChange>
          </w:rPr>
          <w:delText>w</w:delText>
        </w:r>
      </w:del>
      <w:r w:rsidR="00612EB0" w:rsidRPr="008B2EB8">
        <w:rPr>
          <w:rPrChange w:id="117" w:author="Jonathan Maybaum" w:date="2017-02-24T10:35:00Z">
            <w:rPr>
              <w:b/>
            </w:rPr>
          </w:rPrChange>
        </w:rPr>
        <w:t>olffian</w:t>
      </w:r>
      <w:r w:rsidR="0083539F" w:rsidRPr="008B2EB8">
        <w:rPr>
          <w:rPrChange w:id="118" w:author="Jonathan Maybaum" w:date="2017-02-24T10:35:00Z">
            <w:rPr>
              <w:b/>
            </w:rPr>
          </w:rPrChange>
        </w:rPr>
        <w:t xml:space="preserve"> (mesonephric)</w:t>
      </w:r>
      <w:r w:rsidR="00612EB0" w:rsidRPr="008B2EB8">
        <w:rPr>
          <w:rPrChange w:id="119" w:author="Jonathan Maybaum" w:date="2017-02-24T10:35:00Z">
            <w:rPr>
              <w:b/>
            </w:rPr>
          </w:rPrChange>
        </w:rPr>
        <w:t xml:space="preserve"> ducts</w:t>
      </w:r>
      <w:r w:rsidR="00612EB0">
        <w:t xml:space="preserve"> </w:t>
      </w:r>
      <w:r w:rsidR="00612EB0">
        <w:sym w:font="Wingdings" w:char="F0E0"/>
      </w:r>
      <w:r w:rsidR="00612EB0" w:rsidRPr="00612EB0">
        <w:t xml:space="preserve"> </w:t>
      </w:r>
      <w:r w:rsidR="00612EB0">
        <w:t>differentiation into epididymis, ductus deferens, and ejaculatory ducts</w:t>
      </w:r>
    </w:p>
    <w:p w14:paraId="626C774C" w14:textId="281D0B30" w:rsidR="009322DB" w:rsidRDefault="009322DB">
      <w:pPr>
        <w:pStyle w:val="ListParagraph"/>
        <w:numPr>
          <w:ilvl w:val="0"/>
          <w:numId w:val="7"/>
        </w:numPr>
        <w:pPrChange w:id="120" w:author="Jonathan Maybaum" w:date="2017-02-24T10:35:00Z">
          <w:pPr>
            <w:pStyle w:val="ListParagraph"/>
            <w:numPr>
              <w:numId w:val="3"/>
            </w:numPr>
            <w:ind w:left="360" w:hanging="360"/>
          </w:pPr>
        </w:pPrChange>
      </w:pPr>
      <w:r>
        <w:t>Anti</w:t>
      </w:r>
      <w:ins w:id="121" w:author="Keegan, Catherine" w:date="2017-02-19T12:12:00Z">
        <w:r w:rsidR="001A78B8">
          <w:t>-M</w:t>
        </w:r>
      </w:ins>
      <w:del w:id="122" w:author="Keegan, Catherine" w:date="2017-02-19T12:12:00Z">
        <w:r w:rsidDel="001A78B8">
          <w:delText>m</w:delText>
        </w:r>
      </w:del>
      <w:r>
        <w:t xml:space="preserve">ullerian hormone </w:t>
      </w:r>
      <w:r w:rsidR="00346E96">
        <w:t>(produced by Ser</w:t>
      </w:r>
      <w:r w:rsidR="003C1065">
        <w:t>toli</w:t>
      </w:r>
      <w:r w:rsidR="00346E96">
        <w:t xml:space="preserve"> cells)</w:t>
      </w:r>
      <w:r>
        <w:sym w:font="Wingdings" w:char="F0E0"/>
      </w:r>
      <w:r>
        <w:t xml:space="preserve"> regression of </w:t>
      </w:r>
      <w:del w:id="123" w:author="Keegan, Catherine" w:date="2017-02-19T12:11:00Z">
        <w:r w:rsidDel="001A78B8">
          <w:delText>m</w:delText>
        </w:r>
      </w:del>
      <w:ins w:id="124" w:author="Keegan, Catherine" w:date="2017-02-19T12:11:00Z">
        <w:r w:rsidR="001A78B8">
          <w:t>M</w:t>
        </w:r>
      </w:ins>
      <w:r>
        <w:t xml:space="preserve">ullerian ducts </w:t>
      </w:r>
    </w:p>
    <w:p w14:paraId="485D13FD" w14:textId="77777777" w:rsidR="006F7BA2" w:rsidRDefault="006F7BA2" w:rsidP="009322DB"/>
    <w:p w14:paraId="6E7D2348" w14:textId="2C8D6698" w:rsidR="00BC6E0A" w:rsidRDefault="006F7BA2" w:rsidP="009322DB">
      <w:pPr>
        <w:rPr>
          <w:ins w:id="125" w:author="Jonathan Maybaum" w:date="2017-02-24T10:35:00Z"/>
          <w:b/>
        </w:rPr>
      </w:pPr>
      <w:r w:rsidRPr="006F7BA2">
        <w:rPr>
          <w:b/>
        </w:rPr>
        <w:t xml:space="preserve">Q: What conditions </w:t>
      </w:r>
      <w:r>
        <w:rPr>
          <w:b/>
        </w:rPr>
        <w:t>are required</w:t>
      </w:r>
      <w:r w:rsidRPr="006F7BA2">
        <w:rPr>
          <w:b/>
        </w:rPr>
        <w:t xml:space="preserve"> for</w:t>
      </w:r>
      <w:r>
        <w:rPr>
          <w:b/>
        </w:rPr>
        <w:t xml:space="preserve"> normal</w:t>
      </w:r>
      <w:r w:rsidRPr="006F7BA2">
        <w:rPr>
          <w:b/>
        </w:rPr>
        <w:t xml:space="preserve"> f</w:t>
      </w:r>
      <w:r w:rsidR="00BC6E0A" w:rsidRPr="006F7BA2">
        <w:rPr>
          <w:b/>
        </w:rPr>
        <w:t xml:space="preserve">emale </w:t>
      </w:r>
      <w:r w:rsidRPr="006F7BA2">
        <w:rPr>
          <w:b/>
        </w:rPr>
        <w:t>fetal d</w:t>
      </w:r>
      <w:r w:rsidR="00BC6E0A" w:rsidRPr="006F7BA2">
        <w:rPr>
          <w:b/>
        </w:rPr>
        <w:t>evelopment</w:t>
      </w:r>
      <w:r w:rsidRPr="006F7BA2">
        <w:rPr>
          <w:b/>
        </w:rPr>
        <w:t>?</w:t>
      </w:r>
    </w:p>
    <w:p w14:paraId="00626665" w14:textId="59FED76E" w:rsidR="008B2EB8" w:rsidRPr="006F7BA2" w:rsidRDefault="008B2EB8" w:rsidP="009322DB">
      <w:pPr>
        <w:rPr>
          <w:b/>
        </w:rPr>
      </w:pPr>
      <w:ins w:id="126" w:author="Jonathan Maybaum" w:date="2017-02-24T10:35:00Z">
        <w:r>
          <w:rPr>
            <w:b/>
          </w:rPr>
          <w:t>A:</w:t>
        </w:r>
      </w:ins>
    </w:p>
    <w:p w14:paraId="7386814C" w14:textId="5BDA4049" w:rsidR="0083539F" w:rsidRDefault="00267304">
      <w:pPr>
        <w:pStyle w:val="ListParagraph"/>
        <w:numPr>
          <w:ilvl w:val="0"/>
          <w:numId w:val="9"/>
        </w:numPr>
        <w:pPrChange w:id="127" w:author="Jonathan Maybaum" w:date="2017-02-24T10:43:00Z">
          <w:pPr/>
        </w:pPrChange>
      </w:pPr>
      <w:del w:id="128" w:author="Jonathan Maybaum" w:date="2017-02-24T10:37:00Z">
        <w:r w:rsidDel="00890A7E">
          <w:rPr>
            <w:noProof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4FDBD2A5" wp14:editId="77A0880F">
                  <wp:simplePos x="0" y="0"/>
                  <wp:positionH relativeFrom="column">
                    <wp:posOffset>3429000</wp:posOffset>
                  </wp:positionH>
                  <wp:positionV relativeFrom="paragraph">
                    <wp:posOffset>320675</wp:posOffset>
                  </wp:positionV>
                  <wp:extent cx="2971800" cy="228600"/>
                  <wp:effectExtent l="0" t="0" r="0" b="0"/>
                  <wp:wrapSquare wrapText="bothSides"/>
                  <wp:docPr id="12" name="Text Box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71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5D35C3" w14:textId="42D049E3" w:rsidR="00C62107" w:rsidRPr="00267304" w:rsidRDefault="00C6210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267304">
                                <w:rPr>
                                  <w:sz w:val="16"/>
                                  <w:szCs w:val="16"/>
                                </w:rPr>
                                <w:t>http://images.slideplayer.com/18/6200700/slides/slide_28.jpg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FDBD2A5" id="Text Box 12" o:spid="_x0000_s1027" type="#_x0000_t202" style="position:absolute;left:0;text-align:left;margin-left:270pt;margin-top:25.25pt;width:234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" filled="f" stroked="f">
                  <v:textbox>
                    <w:txbxContent>
                      <w:p w14:paraId="1C5D35C3" w14:textId="42D049E3" w:rsidR="00C62107" w:rsidRPr="00267304" w:rsidRDefault="00C62107">
                        <w:pPr>
                          <w:rPr>
                            <w:sz w:val="16"/>
                            <w:szCs w:val="16"/>
                          </w:rPr>
                        </w:pPr>
                        <w:r w:rsidRPr="00267304">
                          <w:rPr>
                            <w:sz w:val="16"/>
                            <w:szCs w:val="16"/>
                          </w:rPr>
                          <w:t>http://images.slideplayer.com/18/6200700/slides/slide_28.jpg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r w:rsidR="009322DB">
        <w:t>Absence of TDF</w:t>
      </w:r>
      <w:r w:rsidR="00BC6E0A">
        <w:t>, testosterone,</w:t>
      </w:r>
      <w:r w:rsidR="009322DB">
        <w:t xml:space="preserve"> + Anti</w:t>
      </w:r>
      <w:ins w:id="129" w:author="Keegan, Catherine" w:date="2017-02-19T12:12:00Z">
        <w:r w:rsidR="001A78B8">
          <w:t>-M</w:t>
        </w:r>
      </w:ins>
      <w:del w:id="130" w:author="Keegan, Catherine" w:date="2017-02-19T12:12:00Z">
        <w:r w:rsidR="009322DB" w:rsidDel="001A78B8">
          <w:delText>m</w:delText>
        </w:r>
      </w:del>
      <w:r w:rsidR="009322DB">
        <w:t xml:space="preserve">ullerian hormone </w:t>
      </w:r>
      <w:r w:rsidR="009322DB">
        <w:sym w:font="Wingdings" w:char="F0E0"/>
      </w:r>
      <w:r w:rsidR="009322DB">
        <w:t xml:space="preserve"> regression of </w:t>
      </w:r>
      <w:ins w:id="131" w:author="Jonathan Maybaum" w:date="2017-02-24T13:14:00Z">
        <w:r w:rsidR="004D1914">
          <w:t>W</w:t>
        </w:r>
      </w:ins>
      <w:del w:id="132" w:author="Jonathan Maybaum" w:date="2017-02-24T13:14:00Z">
        <w:r w:rsidR="009322DB" w:rsidDel="004D1914">
          <w:delText>w</w:delText>
        </w:r>
      </w:del>
      <w:r w:rsidR="009322DB">
        <w:t>ol</w:t>
      </w:r>
      <w:r w:rsidR="0083539F">
        <w:t xml:space="preserve">ffian ducts and persistence of </w:t>
      </w:r>
      <w:del w:id="133" w:author="Jonathan Maybaum" w:date="2017-02-24T10:39:00Z">
        <w:r w:rsidR="0083539F" w:rsidRPr="002D314C" w:rsidDel="002D314C">
          <w:delText xml:space="preserve"> </w:delText>
        </w:r>
      </w:del>
      <w:ins w:id="134" w:author="Keegan, Catherine" w:date="2017-02-19T12:12:00Z">
        <w:r w:rsidR="001A78B8" w:rsidRPr="002D314C">
          <w:rPr>
            <w:rPrChange w:id="135" w:author="Jonathan Maybaum" w:date="2017-02-24T10:39:00Z">
              <w:rPr>
                <w:b/>
              </w:rPr>
            </w:rPrChange>
          </w:rPr>
          <w:t>M</w:t>
        </w:r>
      </w:ins>
      <w:del w:id="136" w:author="Keegan, Catherine" w:date="2017-02-19T12:12:00Z">
        <w:r w:rsidR="0083539F" w:rsidRPr="002D314C" w:rsidDel="001A78B8">
          <w:rPr>
            <w:rPrChange w:id="137" w:author="Jonathan Maybaum" w:date="2017-02-24T10:39:00Z">
              <w:rPr>
                <w:b/>
              </w:rPr>
            </w:rPrChange>
          </w:rPr>
          <w:delText>m</w:delText>
        </w:r>
      </w:del>
      <w:r w:rsidR="009322DB" w:rsidRPr="002D314C">
        <w:rPr>
          <w:rPrChange w:id="138" w:author="Jonathan Maybaum" w:date="2017-02-24T10:39:00Z">
            <w:rPr>
              <w:b/>
            </w:rPr>
          </w:rPrChange>
        </w:rPr>
        <w:t xml:space="preserve">ullerian </w:t>
      </w:r>
      <w:r w:rsidR="0083539F" w:rsidRPr="002D314C">
        <w:rPr>
          <w:rPrChange w:id="139" w:author="Jonathan Maybaum" w:date="2017-02-24T10:39:00Z">
            <w:rPr>
              <w:b/>
            </w:rPr>
          </w:rPrChange>
        </w:rPr>
        <w:t xml:space="preserve">(paramesonephric) </w:t>
      </w:r>
      <w:r w:rsidR="009322DB" w:rsidRPr="002D314C">
        <w:rPr>
          <w:rPrChange w:id="140" w:author="Jonathan Maybaum" w:date="2017-02-24T10:39:00Z">
            <w:rPr>
              <w:b/>
            </w:rPr>
          </w:rPrChange>
        </w:rPr>
        <w:t>ducts</w:t>
      </w:r>
      <w:r w:rsidR="0083539F" w:rsidRPr="002D314C">
        <w:t xml:space="preserve"> </w:t>
      </w:r>
      <w:r w:rsidR="0083539F">
        <w:sym w:font="Wingdings" w:char="F0E0"/>
      </w:r>
      <w:r w:rsidR="0083539F">
        <w:t xml:space="preserve"> differentiates into uterine</w:t>
      </w:r>
      <w:ins w:id="141" w:author="Jonathan Maybaum" w:date="2017-02-24T13:14:00Z">
        <w:r w:rsidR="004D1914">
          <w:t xml:space="preserve"> </w:t>
        </w:r>
      </w:ins>
      <w:r w:rsidR="0083539F">
        <w:t>(fallopian)</w:t>
      </w:r>
      <w:ins w:id="142" w:author="Jonathan Maybaum" w:date="2017-02-24T13:14:00Z">
        <w:r w:rsidR="004D1914">
          <w:t xml:space="preserve"> </w:t>
        </w:r>
      </w:ins>
      <w:r w:rsidR="0083539F">
        <w:t xml:space="preserve">tubes, uterus, </w:t>
      </w:r>
      <w:r w:rsidR="00897FB1">
        <w:t xml:space="preserve">uterine cervix, </w:t>
      </w:r>
      <w:r w:rsidR="0083539F">
        <w:t xml:space="preserve">and upper vagina </w:t>
      </w:r>
    </w:p>
    <w:p w14:paraId="76661302" w14:textId="77777777" w:rsidR="009322DB" w:rsidRDefault="009322DB" w:rsidP="009322DB"/>
    <w:p w14:paraId="44F43640" w14:textId="202F57AF" w:rsidR="009322DB" w:rsidRDefault="009322DB">
      <w:pPr>
        <w:pStyle w:val="ListParagraph"/>
        <w:numPr>
          <w:ilvl w:val="0"/>
          <w:numId w:val="9"/>
        </w:numPr>
        <w:pPrChange w:id="143" w:author="Jonathan Maybaum" w:date="2017-02-24T10:43:00Z">
          <w:pPr/>
        </w:pPrChange>
      </w:pPr>
      <w:r>
        <w:t xml:space="preserve">Therefore, the default is female unless the system is exposed to gene expression of the Y chromosome </w:t>
      </w:r>
      <w:r>
        <w:sym w:font="Wingdings" w:char="F0E0"/>
      </w:r>
      <w:r>
        <w:t xml:space="preserve"> </w:t>
      </w:r>
      <w:ins w:id="144" w:author="Keegan, Catherine" w:date="2017-02-19T12:13:00Z">
        <w:r w:rsidR="001A78B8">
          <w:t>SRY</w:t>
        </w:r>
      </w:ins>
      <w:del w:id="145" w:author="Keegan, Catherine" w:date="2017-02-19T12:13:00Z">
        <w:r w:rsidDel="001A78B8">
          <w:delText>TDF</w:delText>
        </w:r>
      </w:del>
      <w:r>
        <w:t xml:space="preserve"> </w:t>
      </w:r>
      <w:r>
        <w:sym w:font="Wingdings" w:char="F0E0"/>
      </w:r>
      <w:r>
        <w:t xml:space="preserve"> androgenic steroids + anti</w:t>
      </w:r>
      <w:ins w:id="146" w:author="Keegan, Catherine" w:date="2017-02-19T12:13:00Z">
        <w:r w:rsidR="001A78B8">
          <w:t>-M</w:t>
        </w:r>
      </w:ins>
      <w:del w:id="147" w:author="Keegan, Catherine" w:date="2017-02-19T12:13:00Z">
        <w:r w:rsidDel="001A78B8">
          <w:delText>m</w:delText>
        </w:r>
      </w:del>
      <w:r>
        <w:t xml:space="preserve">ullerian hormone </w:t>
      </w:r>
    </w:p>
    <w:p w14:paraId="786A52A6" w14:textId="77777777" w:rsidR="009322DB" w:rsidRDefault="009322DB"/>
    <w:p w14:paraId="1FA968E4" w14:textId="5D62A9ED" w:rsidR="009322DB" w:rsidRPr="0084267A" w:rsidDel="005E2364" w:rsidRDefault="00612EB0">
      <w:pPr>
        <w:rPr>
          <w:del w:id="148" w:author="Jonathan Maybaum" w:date="2017-02-24T10:39:00Z"/>
        </w:rPr>
      </w:pPr>
      <w:del w:id="149" w:author="Jonathan Maybaum" w:date="2017-02-24T10:39:00Z">
        <w:r w:rsidRPr="00612EB0" w:rsidDel="005E2364">
          <w:rPr>
            <w:b/>
            <w:u w:val="single"/>
          </w:rPr>
          <w:delText>Mullerian Anomalies</w:delText>
        </w:r>
        <w:r w:rsidR="0084267A" w:rsidDel="005E2364">
          <w:rPr>
            <w:b/>
            <w:u w:val="single"/>
          </w:rPr>
          <w:delText>:</w:delText>
        </w:r>
        <w:r w:rsidR="0084267A" w:rsidDel="005E2364">
          <w:delText xml:space="preserve"> results </w:delText>
        </w:r>
      </w:del>
      <w:ins w:id="150" w:author="Keegan, Catherine" w:date="2017-02-19T12:13:00Z">
        <w:del w:id="151" w:author="Jonathan Maybaum" w:date="2017-02-24T10:39:00Z">
          <w:r w:rsidR="001A78B8" w:rsidDel="005E2364">
            <w:delText xml:space="preserve">from </w:delText>
          </w:r>
        </w:del>
      </w:ins>
      <w:del w:id="152" w:author="Jonathan Maybaum" w:date="2017-02-24T10:39:00Z">
        <w:r w:rsidR="0084267A" w:rsidDel="005E2364">
          <w:delText xml:space="preserve">in an error of organogenesis, fusion, or septal resorption </w:delText>
        </w:r>
      </w:del>
    </w:p>
    <w:p w14:paraId="4129B750" w14:textId="77777777" w:rsidR="009322DB" w:rsidRDefault="009322DB"/>
    <w:p w14:paraId="507EF274" w14:textId="77777777" w:rsidR="00D64451" w:rsidRDefault="00D64451">
      <w:pPr>
        <w:rPr>
          <w:ins w:id="153" w:author="Jonathan Maybaum" w:date="2017-02-24T11:15:00Z"/>
          <w:b/>
        </w:rPr>
      </w:pPr>
      <w:ins w:id="154" w:author="Jonathan Maybaum" w:date="2017-02-24T11:15:00Z">
        <w:r>
          <w:rPr>
            <w:b/>
          </w:rPr>
          <w:br w:type="page"/>
        </w:r>
      </w:ins>
    </w:p>
    <w:p w14:paraId="7AB9FC76" w14:textId="21979D6C" w:rsidR="00496627" w:rsidRDefault="00496627">
      <w:pPr>
        <w:rPr>
          <w:ins w:id="155" w:author="Jonathan Maybaum" w:date="2017-02-24T10:43:00Z"/>
          <w:b/>
        </w:rPr>
      </w:pPr>
      <w:ins w:id="156" w:author="Jonathan Maybaum" w:date="2017-02-24T10:43:00Z">
        <w:r>
          <w:rPr>
            <w:b/>
          </w:rPr>
          <w:lastRenderedPageBreak/>
          <w:t xml:space="preserve">Q. What is </w:t>
        </w:r>
      </w:ins>
      <w:r w:rsidR="00FD138F" w:rsidRPr="00FD138F">
        <w:rPr>
          <w:b/>
        </w:rPr>
        <w:t>Mullerian agenesis</w:t>
      </w:r>
      <w:r w:rsidR="0084267A">
        <w:rPr>
          <w:b/>
        </w:rPr>
        <w:t xml:space="preserve"> (</w:t>
      </w:r>
      <w:r w:rsidR="00EA3AE8" w:rsidRPr="00EA3AE8">
        <w:rPr>
          <w:b/>
          <w:bCs/>
        </w:rPr>
        <w:t>Mayer-R</w:t>
      </w:r>
      <w:r w:rsidR="00EA3AE8">
        <w:rPr>
          <w:b/>
          <w:bCs/>
        </w:rPr>
        <w:t>okitansky-Kuster-Hauser Syndrome aka MRKH</w:t>
      </w:r>
      <w:r w:rsidR="0084267A">
        <w:rPr>
          <w:b/>
        </w:rPr>
        <w:t>)</w:t>
      </w:r>
      <w:ins w:id="157" w:author="Jonathan Maybaum" w:date="2017-02-24T10:43:00Z">
        <w:r>
          <w:rPr>
            <w:b/>
          </w:rPr>
          <w:t>?</w:t>
        </w:r>
      </w:ins>
    </w:p>
    <w:p w14:paraId="6A213ED1" w14:textId="77777777" w:rsidR="00496627" w:rsidRDefault="00496627">
      <w:pPr>
        <w:rPr>
          <w:ins w:id="158" w:author="Jonathan Maybaum" w:date="2017-02-24T10:45:00Z"/>
          <w:b/>
        </w:rPr>
      </w:pPr>
      <w:ins w:id="159" w:author="Jonathan Maybaum" w:date="2017-02-24T10:43:00Z">
        <w:r>
          <w:rPr>
            <w:b/>
          </w:rPr>
          <w:t>A:</w:t>
        </w:r>
      </w:ins>
    </w:p>
    <w:p w14:paraId="69AD6BE7" w14:textId="77777777" w:rsidR="00496627" w:rsidRPr="00496627" w:rsidRDefault="00496627">
      <w:pPr>
        <w:pStyle w:val="ListParagraph"/>
        <w:numPr>
          <w:ilvl w:val="0"/>
          <w:numId w:val="10"/>
        </w:numPr>
        <w:rPr>
          <w:ins w:id="160" w:author="Jonathan Maybaum" w:date="2017-02-24T10:46:00Z"/>
          <w:b/>
          <w:bCs/>
          <w:rPrChange w:id="161" w:author="Jonathan Maybaum" w:date="2017-02-24T10:46:00Z">
            <w:rPr>
              <w:ins w:id="162" w:author="Jonathan Maybaum" w:date="2017-02-24T10:46:00Z"/>
            </w:rPr>
          </w:rPrChange>
        </w:rPr>
        <w:pPrChange w:id="163" w:author="Jonathan Maybaum" w:date="2017-02-24T10:46:00Z">
          <w:pPr/>
        </w:pPrChange>
      </w:pPr>
      <w:ins w:id="164" w:author="Jonathan Maybaum" w:date="2017-02-24T10:45:00Z">
        <w:r>
          <w:t>XX karyotype</w:t>
        </w:r>
        <w:r>
          <w:br/>
        </w:r>
        <w:r>
          <w:sym w:font="Wingdings" w:char="F0E0"/>
        </w:r>
        <w:r>
          <w:t xml:space="preserve"> ovaries, normal estrogen production</w:t>
        </w:r>
        <w:r>
          <w:br/>
        </w:r>
      </w:ins>
      <w:ins w:id="165" w:author="Jonathan Maybaum" w:date="2017-02-24T10:46:00Z">
        <w:r>
          <w:sym w:font="Wingdings" w:char="F0E0"/>
        </w:r>
        <w:r>
          <w:t xml:space="preserve"> normal external female genitalia</w:t>
        </w:r>
      </w:ins>
    </w:p>
    <w:p w14:paraId="7E5881C7" w14:textId="77777777" w:rsidR="00866AA5" w:rsidRPr="00866AA5" w:rsidRDefault="00866AA5">
      <w:pPr>
        <w:pStyle w:val="ListParagraph"/>
        <w:numPr>
          <w:ilvl w:val="0"/>
          <w:numId w:val="10"/>
        </w:numPr>
        <w:rPr>
          <w:ins w:id="166" w:author="Jonathan Maybaum" w:date="2017-02-24T10:46:00Z"/>
          <w:b/>
          <w:bCs/>
          <w:rPrChange w:id="167" w:author="Jonathan Maybaum" w:date="2017-02-24T10:46:00Z">
            <w:rPr>
              <w:ins w:id="168" w:author="Jonathan Maybaum" w:date="2017-02-24T10:46:00Z"/>
            </w:rPr>
          </w:rPrChange>
        </w:rPr>
        <w:pPrChange w:id="169" w:author="Jonathan Maybaum" w:date="2017-02-24T10:46:00Z">
          <w:pPr/>
        </w:pPrChange>
      </w:pPr>
      <w:ins w:id="170" w:author="Jonathan Maybaum" w:date="2017-02-24T10:46:00Z">
        <w:r>
          <w:t>Lower vagina normal</w:t>
        </w:r>
      </w:ins>
    </w:p>
    <w:p w14:paraId="4051D3AE" w14:textId="121D0545" w:rsidR="00FD138F" w:rsidRPr="00496627" w:rsidRDefault="00866AA5">
      <w:pPr>
        <w:pStyle w:val="ListParagraph"/>
        <w:numPr>
          <w:ilvl w:val="0"/>
          <w:numId w:val="10"/>
        </w:numPr>
        <w:rPr>
          <w:b/>
          <w:bCs/>
        </w:rPr>
        <w:pPrChange w:id="171" w:author="Jonathan Maybaum" w:date="2017-02-24T10:47:00Z">
          <w:pPr/>
        </w:pPrChange>
      </w:pPr>
      <w:ins w:id="172" w:author="Jonathan Maybaum" w:date="2017-02-24T10:46:00Z">
        <w:r>
          <w:t xml:space="preserve">Upper vagina, </w:t>
        </w:r>
      </w:ins>
      <w:ins w:id="173" w:author="Jonathan Maybaum" w:date="2017-02-24T10:47:00Z">
        <w:r>
          <w:t>uterus, fallopian tubes absent (all are part of Mullerian tract)</w:t>
        </w:r>
      </w:ins>
      <w:del w:id="174" w:author="Jonathan Maybaum" w:date="2017-02-24T10:44:00Z">
        <w:r w:rsidR="0084267A" w:rsidRPr="00496627" w:rsidDel="00496627">
          <w:rPr>
            <w:b/>
          </w:rPr>
          <w:delText xml:space="preserve"> </w:delText>
        </w:r>
        <w:r w:rsidR="00FD138F" w:rsidDel="00496627">
          <w:delText xml:space="preserve"> – </w:delText>
        </w:r>
        <w:r w:rsidR="0084267A" w:rsidDel="00496627">
          <w:delText xml:space="preserve"> a</w:delText>
        </w:r>
      </w:del>
      <w:del w:id="175" w:author="Jonathan Maybaum" w:date="2017-02-24T10:46:00Z">
        <w:r w:rsidR="0084267A" w:rsidDel="00496627">
          <w:delText xml:space="preserve">ll or part of the </w:delText>
        </w:r>
      </w:del>
      <w:ins w:id="176" w:author="Keegan, Catherine" w:date="2017-02-19T12:13:00Z">
        <w:del w:id="177" w:author="Jonathan Maybaum" w:date="2017-02-24T10:46:00Z">
          <w:r w:rsidR="001A78B8" w:rsidDel="00496627">
            <w:delText>M</w:delText>
          </w:r>
        </w:del>
      </w:ins>
      <w:del w:id="178" w:author="Jonathan Maybaum" w:date="2017-02-24T10:46:00Z">
        <w:r w:rsidR="0084267A" w:rsidDel="00496627">
          <w:delText xml:space="preserve">mullerian tract fails to form or </w:delText>
        </w:r>
      </w:del>
      <w:ins w:id="179" w:author="Keegan, Catherine" w:date="2017-02-19T12:37:00Z">
        <w:del w:id="180" w:author="Jonathan Maybaum" w:date="2017-02-24T10:46:00Z">
          <w:r w:rsidR="000C7138" w:rsidDel="00496627">
            <w:delText xml:space="preserve">is </w:delText>
          </w:r>
        </w:del>
      </w:ins>
      <w:del w:id="181" w:author="Jonathan Maybaum" w:date="2017-02-24T10:46:00Z">
        <w:r w:rsidR="0084267A" w:rsidDel="00496627">
          <w:delText xml:space="preserve">extremely underdeveloped </w:delText>
        </w:r>
      </w:del>
    </w:p>
    <w:p w14:paraId="1E328644" w14:textId="7DDBEEB0" w:rsidR="00FD138F" w:rsidDel="00866AA5" w:rsidRDefault="00251E15" w:rsidP="00FD138F">
      <w:pPr>
        <w:pStyle w:val="ListParagraph"/>
        <w:numPr>
          <w:ilvl w:val="0"/>
          <w:numId w:val="1"/>
        </w:numPr>
        <w:rPr>
          <w:del w:id="182" w:author="Jonathan Maybaum" w:date="2017-02-24T10:47:00Z"/>
        </w:rPr>
      </w:pPr>
      <w:del w:id="183" w:author="Jonathan Maybaum" w:date="2017-02-24T10:47:00Z">
        <w:r w:rsidDel="00866AA5">
          <w:delText xml:space="preserve">Absent uterus </w:delText>
        </w:r>
        <w:r w:rsidDel="00866AA5">
          <w:sym w:font="Wingdings" w:char="F0E0"/>
        </w:r>
        <w:r w:rsidDel="00866AA5">
          <w:delText xml:space="preserve"> because </w:delText>
        </w:r>
        <w:r w:rsidR="00FD138F" w:rsidDel="00866AA5">
          <w:delText>Mullerian ducts degenerate</w:delText>
        </w:r>
        <w:r w:rsidDel="00866AA5">
          <w:delText>d</w:delText>
        </w:r>
      </w:del>
    </w:p>
    <w:p w14:paraId="1355A032" w14:textId="7153A111" w:rsidR="00FD138F" w:rsidDel="00866AA5" w:rsidRDefault="00251E15" w:rsidP="00FD138F">
      <w:pPr>
        <w:pStyle w:val="ListParagraph"/>
        <w:numPr>
          <w:ilvl w:val="0"/>
          <w:numId w:val="1"/>
        </w:numPr>
        <w:rPr>
          <w:del w:id="184" w:author="Jonathan Maybaum" w:date="2017-02-24T10:47:00Z"/>
        </w:rPr>
      </w:pPr>
      <w:del w:id="185" w:author="Jonathan Maybaum" w:date="2017-02-24T10:47:00Z">
        <w:r w:rsidDel="00866AA5">
          <w:delText xml:space="preserve">Absent vagina </w:delText>
        </w:r>
        <w:r w:rsidDel="00866AA5">
          <w:sym w:font="Wingdings" w:char="F0E0"/>
        </w:r>
        <w:r w:rsidDel="00866AA5">
          <w:delText xml:space="preserve"> because the d</w:delText>
        </w:r>
        <w:r w:rsidR="00FD138F" w:rsidDel="00866AA5">
          <w:delText xml:space="preserve">eveloping uterovaginal primordium normally stimulates vaginal development </w:delText>
        </w:r>
      </w:del>
    </w:p>
    <w:p w14:paraId="2B21188D" w14:textId="5D7D8B0C" w:rsidR="009322DB" w:rsidRPr="009322DB" w:rsidDel="00866AA5" w:rsidRDefault="009322DB" w:rsidP="009322DB">
      <w:pPr>
        <w:pStyle w:val="ListParagraph"/>
        <w:numPr>
          <w:ilvl w:val="0"/>
          <w:numId w:val="1"/>
        </w:numPr>
        <w:rPr>
          <w:del w:id="186" w:author="Jonathan Maybaum" w:date="2017-02-24T10:47:00Z"/>
          <w:b/>
        </w:rPr>
      </w:pPr>
      <w:del w:id="187" w:author="Jonathan Maybaum" w:date="2017-02-24T10:47:00Z">
        <w:r w:rsidRPr="005E2364" w:rsidDel="00866AA5">
          <w:rPr>
            <w:rPrChange w:id="188" w:author="Jonathan Maybaum" w:date="2017-02-24T10:40:00Z">
              <w:rPr>
                <w:b/>
              </w:rPr>
            </w:rPrChange>
          </w:rPr>
          <w:delText>Normal external genitalia:</w:delText>
        </w:r>
        <w:r w:rsidDel="00866AA5">
          <w:rPr>
            <w:b/>
          </w:rPr>
          <w:delText xml:space="preserve"> </w:delText>
        </w:r>
        <w:r w:rsidR="00FD138F" w:rsidDel="00866AA5">
          <w:delText>vulva a</w:delText>
        </w:r>
        <w:r w:rsidDel="00866AA5">
          <w:delText>nd external portion of vagina are derived from the urogenital sinus</w:delText>
        </w:r>
      </w:del>
    </w:p>
    <w:p w14:paraId="6B4A91A8" w14:textId="77777777" w:rsidR="005E2364" w:rsidRDefault="005E2364" w:rsidP="009322DB">
      <w:pPr>
        <w:rPr>
          <w:ins w:id="189" w:author="Jonathan Maybaum" w:date="2017-02-24T10:40:00Z"/>
          <w:b/>
        </w:rPr>
      </w:pPr>
    </w:p>
    <w:p w14:paraId="0FED507B" w14:textId="1F4361BB" w:rsidR="003E1526" w:rsidRDefault="003E1526">
      <w:pPr>
        <w:rPr>
          <w:ins w:id="190" w:author="Jonathan Maybaum" w:date="2017-02-24T11:05:00Z"/>
          <w:b/>
        </w:rPr>
      </w:pPr>
      <w:r w:rsidRPr="009322DB">
        <w:rPr>
          <w:b/>
        </w:rPr>
        <w:t xml:space="preserve">Q: Would </w:t>
      </w:r>
      <w:del w:id="191" w:author="Jonathan Maybaum" w:date="2017-02-24T11:05:00Z">
        <w:r w:rsidRPr="009322DB" w:rsidDel="00E6600E">
          <w:rPr>
            <w:b/>
          </w:rPr>
          <w:delText xml:space="preserve">this </w:delText>
        </w:r>
      </w:del>
      <w:ins w:id="192" w:author="Jonathan Maybaum" w:date="2017-02-24T11:05:00Z">
        <w:r w:rsidR="00E6600E">
          <w:rPr>
            <w:b/>
          </w:rPr>
          <w:t>an MRKH</w:t>
        </w:r>
        <w:r w:rsidR="00E6600E" w:rsidRPr="009322DB">
          <w:rPr>
            <w:b/>
          </w:rPr>
          <w:t xml:space="preserve"> </w:t>
        </w:r>
      </w:ins>
      <w:r w:rsidRPr="009322DB">
        <w:rPr>
          <w:b/>
        </w:rPr>
        <w:t>patient have normal breast development?</w:t>
      </w:r>
    </w:p>
    <w:p w14:paraId="31497CA2" w14:textId="49103E7B" w:rsidR="005C5180" w:rsidRPr="009322DB" w:rsidRDefault="005C5180">
      <w:pPr>
        <w:rPr>
          <w:b/>
        </w:rPr>
      </w:pPr>
      <w:ins w:id="193" w:author="Jonathan Maybaum" w:date="2017-02-24T11:05:00Z">
        <w:r>
          <w:rPr>
            <w:b/>
          </w:rPr>
          <w:t xml:space="preserve">A: </w:t>
        </w:r>
      </w:ins>
    </w:p>
    <w:p w14:paraId="1CBBC40B" w14:textId="745DD418" w:rsidR="00F363FD" w:rsidRDefault="00F363FD">
      <w:pPr>
        <w:ind w:left="720"/>
        <w:rPr>
          <w:ins w:id="194" w:author="Jonathan Maybaum" w:date="2017-02-24T11:06:00Z"/>
        </w:rPr>
        <w:pPrChange w:id="195" w:author="Jonathan Maybaum" w:date="2017-02-24T11:06:00Z">
          <w:pPr/>
        </w:pPrChange>
      </w:pPr>
      <w:del w:id="196" w:author="Jonathan Maybaum" w:date="2017-02-24T11:06:00Z">
        <w:r w:rsidDel="005C5180">
          <w:delText>-</w:delText>
        </w:r>
      </w:del>
      <w:r w:rsidR="00752325">
        <w:t xml:space="preserve">Yes, </w:t>
      </w:r>
      <w:ins w:id="197" w:author="Jonathan Maybaum" w:date="2017-02-24T11:06:00Z">
        <w:r w:rsidR="005C5180">
          <w:t>Normal o</w:t>
        </w:r>
      </w:ins>
      <w:del w:id="198" w:author="Jonathan Maybaum" w:date="2017-02-24T11:06:00Z">
        <w:r w:rsidDel="005C5180">
          <w:delText>O</w:delText>
        </w:r>
      </w:del>
      <w:r>
        <w:t xml:space="preserve">varian function normal </w:t>
      </w:r>
      <w:r>
        <w:sym w:font="Wingdings" w:char="F0E0"/>
      </w:r>
      <w:r>
        <w:t xml:space="preserve"> normal breast development, normal secondary sexual characteristics, normal LH + FSH</w:t>
      </w:r>
    </w:p>
    <w:p w14:paraId="0F39CE87" w14:textId="77777777" w:rsidR="005C5180" w:rsidRDefault="005C5180" w:rsidP="00F363FD">
      <w:pPr>
        <w:rPr>
          <w:ins w:id="199" w:author="Jonathan Maybaum" w:date="2017-02-24T11:06:00Z"/>
        </w:rPr>
      </w:pPr>
    </w:p>
    <w:p w14:paraId="4C18F438" w14:textId="5B404C92" w:rsidR="005C5180" w:rsidDel="0086752F" w:rsidRDefault="005C5180" w:rsidP="00F363FD">
      <w:pPr>
        <w:rPr>
          <w:del w:id="200" w:author="Jonathan Maybaum" w:date="2017-02-24T13:09:00Z"/>
        </w:rPr>
      </w:pPr>
    </w:p>
    <w:p w14:paraId="7C245948" w14:textId="33E3137B" w:rsidR="003E1526" w:rsidRDefault="003E1526">
      <w:pPr>
        <w:rPr>
          <w:ins w:id="201" w:author="Jonathan Maybaum" w:date="2017-02-24T11:07:00Z"/>
          <w:b/>
        </w:rPr>
      </w:pPr>
      <w:r w:rsidRPr="003E1526">
        <w:rPr>
          <w:b/>
        </w:rPr>
        <w:t xml:space="preserve">Q: What would the karyotype be for </w:t>
      </w:r>
      <w:del w:id="202" w:author="Jonathan Maybaum" w:date="2017-02-24T11:06:00Z">
        <w:r w:rsidRPr="003E1526" w:rsidDel="005C5180">
          <w:rPr>
            <w:b/>
          </w:rPr>
          <w:delText>this individual</w:delText>
        </w:r>
      </w:del>
      <w:ins w:id="203" w:author="Jonathan Maybaum" w:date="2017-02-24T11:06:00Z">
        <w:r w:rsidR="005C5180">
          <w:rPr>
            <w:b/>
          </w:rPr>
          <w:t>an MRKH patient</w:t>
        </w:r>
      </w:ins>
      <w:r w:rsidRPr="003E1526">
        <w:rPr>
          <w:b/>
        </w:rPr>
        <w:t>?</w:t>
      </w:r>
    </w:p>
    <w:p w14:paraId="296F3824" w14:textId="61B64F08" w:rsidR="005C5180" w:rsidRPr="003E1526" w:rsidDel="00A24721" w:rsidRDefault="005C5180">
      <w:pPr>
        <w:rPr>
          <w:del w:id="204" w:author="Jonathan Maybaum" w:date="2017-02-24T11:16:00Z"/>
          <w:b/>
        </w:rPr>
      </w:pPr>
    </w:p>
    <w:p w14:paraId="2AC98A7B" w14:textId="77777777" w:rsidR="005C5180" w:rsidRPr="005C5180" w:rsidRDefault="005C5180" w:rsidP="00F363FD">
      <w:pPr>
        <w:rPr>
          <w:ins w:id="205" w:author="Jonathan Maybaum" w:date="2017-02-24T11:07:00Z"/>
          <w:b/>
          <w:rPrChange w:id="206" w:author="Jonathan Maybaum" w:date="2017-02-24T11:07:00Z">
            <w:rPr>
              <w:ins w:id="207" w:author="Jonathan Maybaum" w:date="2017-02-24T11:07:00Z"/>
            </w:rPr>
          </w:rPrChange>
        </w:rPr>
      </w:pPr>
      <w:ins w:id="208" w:author="Jonathan Maybaum" w:date="2017-02-24T11:07:00Z">
        <w:r w:rsidRPr="005C5180">
          <w:rPr>
            <w:b/>
            <w:rPrChange w:id="209" w:author="Jonathan Maybaum" w:date="2017-02-24T11:07:00Z">
              <w:rPr/>
            </w:rPrChange>
          </w:rPr>
          <w:t>A:</w:t>
        </w:r>
      </w:ins>
    </w:p>
    <w:p w14:paraId="4EABF021" w14:textId="1A6853B0" w:rsidR="00F363FD" w:rsidRDefault="00F363FD">
      <w:pPr>
        <w:ind w:left="720"/>
        <w:pPrChange w:id="210" w:author="Jonathan Maybaum" w:date="2017-02-24T11:07:00Z">
          <w:pPr/>
        </w:pPrChange>
      </w:pPr>
      <w:del w:id="211" w:author="Jonathan Maybaum" w:date="2017-02-24T11:07:00Z">
        <w:r w:rsidDel="005C5180">
          <w:delText>-</w:delText>
        </w:r>
      </w:del>
      <w:commentRangeStart w:id="212"/>
      <w:r>
        <w:t xml:space="preserve">Normal </w:t>
      </w:r>
      <w:r w:rsidR="009931C7">
        <w:t xml:space="preserve">46 </w:t>
      </w:r>
      <w:r>
        <w:t xml:space="preserve">XX karyotype </w:t>
      </w:r>
      <w:commentRangeEnd w:id="212"/>
      <w:r w:rsidR="001A78B8">
        <w:rPr>
          <w:rStyle w:val="CommentReference"/>
        </w:rPr>
        <w:commentReference w:id="212"/>
      </w:r>
    </w:p>
    <w:p w14:paraId="4CF25373" w14:textId="77777777" w:rsidR="005C5180" w:rsidRDefault="005C5180" w:rsidP="00F363FD">
      <w:pPr>
        <w:rPr>
          <w:ins w:id="213" w:author="Jonathan Maybaum" w:date="2017-02-24T11:07:00Z"/>
          <w:b/>
        </w:rPr>
      </w:pPr>
    </w:p>
    <w:p w14:paraId="1466DF01" w14:textId="2886E46B" w:rsidR="009931C7" w:rsidRPr="009931C7" w:rsidRDefault="009931C7" w:rsidP="00F363FD">
      <w:pPr>
        <w:rPr>
          <w:b/>
        </w:rPr>
      </w:pPr>
      <w:r w:rsidRPr="009931C7">
        <w:rPr>
          <w:b/>
        </w:rPr>
        <w:t>Q: What other complications</w:t>
      </w:r>
      <w:r>
        <w:rPr>
          <w:b/>
        </w:rPr>
        <w:t xml:space="preserve"> may be associated</w:t>
      </w:r>
      <w:ins w:id="214" w:author="Jonathan Maybaum" w:date="2017-02-24T11:07:00Z">
        <w:r w:rsidR="005C5180">
          <w:rPr>
            <w:b/>
          </w:rPr>
          <w:t xml:space="preserve"> with MRKH</w:t>
        </w:r>
      </w:ins>
      <w:r w:rsidRPr="009931C7">
        <w:rPr>
          <w:b/>
        </w:rPr>
        <w:t>?</w:t>
      </w:r>
    </w:p>
    <w:p w14:paraId="397C795E" w14:textId="036B0586" w:rsidR="005C5180" w:rsidRPr="005C5180" w:rsidRDefault="005C5180" w:rsidP="00F363FD">
      <w:pPr>
        <w:rPr>
          <w:ins w:id="215" w:author="Jonathan Maybaum" w:date="2017-02-24T11:08:00Z"/>
          <w:b/>
          <w:rPrChange w:id="216" w:author="Jonathan Maybaum" w:date="2017-02-24T11:09:00Z">
            <w:rPr>
              <w:ins w:id="217" w:author="Jonathan Maybaum" w:date="2017-02-24T11:08:00Z"/>
            </w:rPr>
          </w:rPrChange>
        </w:rPr>
      </w:pPr>
      <w:ins w:id="218" w:author="Jonathan Maybaum" w:date="2017-02-24T11:08:00Z">
        <w:r w:rsidRPr="005C5180">
          <w:rPr>
            <w:b/>
            <w:rPrChange w:id="219" w:author="Jonathan Maybaum" w:date="2017-02-24T11:09:00Z">
              <w:rPr/>
            </w:rPrChange>
          </w:rPr>
          <w:t>A:</w:t>
        </w:r>
      </w:ins>
    </w:p>
    <w:p w14:paraId="4985F3D7" w14:textId="27E2092E" w:rsidR="009931C7" w:rsidRDefault="009931C7">
      <w:pPr>
        <w:ind w:left="720"/>
        <w:pPrChange w:id="220" w:author="Jonathan Maybaum" w:date="2017-02-24T11:09:00Z">
          <w:pPr/>
        </w:pPrChange>
      </w:pPr>
      <w:r>
        <w:t>40-50% of patient</w:t>
      </w:r>
      <w:ins w:id="221" w:author="Keegan, Catherine" w:date="2017-02-19T12:23:00Z">
        <w:r w:rsidR="00194DF5">
          <w:t>s</w:t>
        </w:r>
      </w:ins>
      <w:r>
        <w:t xml:space="preserve"> have renal complications</w:t>
      </w:r>
      <w:r w:rsidR="00752325">
        <w:t xml:space="preserve"> because paramesonephric system develops with the renal system</w:t>
      </w:r>
      <w:r>
        <w:t xml:space="preserve"> </w:t>
      </w:r>
      <w:r>
        <w:sym w:font="Wingdings" w:char="F0E0"/>
      </w:r>
      <w:r>
        <w:t xml:space="preserve"> </w:t>
      </w:r>
      <w:r w:rsidR="00CB39BC">
        <w:t>kidneys</w:t>
      </w:r>
      <w:r w:rsidR="00752325">
        <w:t xml:space="preserve"> develop</w:t>
      </w:r>
      <w:r w:rsidR="00CB39BC">
        <w:t xml:space="preserve"> from metanephros </w:t>
      </w:r>
      <w:r w:rsidR="00CB39BC">
        <w:sym w:font="Wingdings" w:char="F0E0"/>
      </w:r>
      <w:r w:rsidR="00CB39BC">
        <w:t xml:space="preserve"> all originates from urogenital ridge</w:t>
      </w:r>
      <w:del w:id="222" w:author="Jonathan Maybaum" w:date="2017-02-24T11:09:00Z">
        <w:r w:rsidR="00CB39BC" w:rsidDel="005C5180">
          <w:delText xml:space="preserve"> </w:delText>
        </w:r>
      </w:del>
    </w:p>
    <w:p w14:paraId="5B3E7A41" w14:textId="4D86F313" w:rsidR="00FD138F" w:rsidRDefault="00FD138F"/>
    <w:p w14:paraId="06E4F119" w14:textId="5BA61691" w:rsidR="00FD138F" w:rsidRPr="00752325" w:rsidRDefault="005C5180">
      <w:pPr>
        <w:rPr>
          <w:b/>
        </w:rPr>
      </w:pPr>
      <w:ins w:id="223" w:author="Jonathan Maybaum" w:date="2017-02-24T11:09:00Z">
        <w:r>
          <w:rPr>
            <w:b/>
          </w:rPr>
          <w:t>Q: What are some consequences of a</w:t>
        </w:r>
      </w:ins>
      <w:del w:id="224" w:author="Jonathan Maybaum" w:date="2017-02-24T11:09:00Z">
        <w:r w:rsidR="00752325" w:rsidRPr="00752325" w:rsidDel="005C5180">
          <w:rPr>
            <w:b/>
          </w:rPr>
          <w:delText>A</w:delText>
        </w:r>
      </w:del>
      <w:r w:rsidR="00FD138F" w:rsidRPr="00752325">
        <w:rPr>
          <w:b/>
        </w:rPr>
        <w:t xml:space="preserve">bnormal or incomplete fusion of </w:t>
      </w:r>
      <w:r w:rsidR="00752325" w:rsidRPr="00752325">
        <w:rPr>
          <w:b/>
        </w:rPr>
        <w:t>Mullerian ducts</w:t>
      </w:r>
      <w:ins w:id="225" w:author="Jonathan Maybaum" w:date="2017-02-24T11:09:00Z">
        <w:r>
          <w:rPr>
            <w:b/>
          </w:rPr>
          <w:t>?</w:t>
        </w:r>
      </w:ins>
      <w:del w:id="226" w:author="Jonathan Maybaum" w:date="2017-02-24T11:09:00Z">
        <w:r w:rsidR="00752325" w:rsidRPr="00752325" w:rsidDel="005C5180">
          <w:rPr>
            <w:b/>
          </w:rPr>
          <w:delText>:</w:delText>
        </w:r>
      </w:del>
    </w:p>
    <w:p w14:paraId="0DBC9C69" w14:textId="17D9A416" w:rsidR="005C5180" w:rsidRPr="005C5180" w:rsidRDefault="005C5180">
      <w:pPr>
        <w:rPr>
          <w:ins w:id="227" w:author="Jonathan Maybaum" w:date="2017-02-24T11:09:00Z"/>
          <w:b/>
          <w:rPrChange w:id="228" w:author="Jonathan Maybaum" w:date="2017-02-24T11:10:00Z">
            <w:rPr>
              <w:ins w:id="229" w:author="Jonathan Maybaum" w:date="2017-02-24T11:09:00Z"/>
            </w:rPr>
          </w:rPrChange>
        </w:rPr>
      </w:pPr>
      <w:ins w:id="230" w:author="Jonathan Maybaum" w:date="2017-02-24T11:09:00Z">
        <w:r w:rsidRPr="005C5180">
          <w:rPr>
            <w:b/>
            <w:rPrChange w:id="231" w:author="Jonathan Maybaum" w:date="2017-02-24T11:10:00Z">
              <w:rPr/>
            </w:rPrChange>
          </w:rPr>
          <w:t>A:</w:t>
        </w:r>
      </w:ins>
    </w:p>
    <w:p w14:paraId="17C9128F" w14:textId="38FC842C" w:rsidR="005C5180" w:rsidRDefault="005C5180">
      <w:r w:rsidRPr="008F656D">
        <w:rPr>
          <w:noProof/>
        </w:rPr>
        <w:drawing>
          <wp:anchor distT="0" distB="0" distL="114300" distR="114300" simplePos="0" relativeHeight="251669504" behindDoc="0" locked="0" layoutInCell="1" allowOverlap="1" wp14:anchorId="69FBD916" wp14:editId="199E5A9F">
            <wp:simplePos x="0" y="0"/>
            <wp:positionH relativeFrom="column">
              <wp:posOffset>3521710</wp:posOffset>
            </wp:positionH>
            <wp:positionV relativeFrom="paragraph">
              <wp:posOffset>57785</wp:posOffset>
            </wp:positionV>
            <wp:extent cx="2818765" cy="4058285"/>
            <wp:effectExtent l="0" t="0" r="635" b="5715"/>
            <wp:wrapTight wrapText="bothSides">
              <wp:wrapPolygon edited="0">
                <wp:start x="0" y="0"/>
                <wp:lineTo x="0" y="21495"/>
                <wp:lineTo x="21410" y="21495"/>
                <wp:lineTo x="21410" y="0"/>
                <wp:lineTo x="0" y="0"/>
              </wp:wrapPolygon>
            </wp:wrapTight>
            <wp:docPr id="16391" name="Picture 7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" name="Picture 7" descr="Co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40582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4ADCD" w14:textId="411E0D99" w:rsidR="00FD138F" w:rsidRDefault="00FD138F">
      <w:pPr>
        <w:pStyle w:val="ListParagraph"/>
        <w:numPr>
          <w:ilvl w:val="0"/>
          <w:numId w:val="11"/>
        </w:numPr>
        <w:pPrChange w:id="232" w:author="Jonathan Maybaum" w:date="2017-02-24T11:10:00Z">
          <w:pPr/>
        </w:pPrChange>
      </w:pPr>
      <w:r>
        <w:t>Uterus Didelphys –</w:t>
      </w:r>
      <w:r w:rsidR="00752325">
        <w:t xml:space="preserve"> when inferior </w:t>
      </w:r>
      <w:r w:rsidR="00047626">
        <w:t xml:space="preserve">parts of the Mullerian ducts do </w:t>
      </w:r>
      <w:r w:rsidR="00752325">
        <w:t xml:space="preserve">not </w:t>
      </w:r>
      <w:del w:id="233" w:author="Jonathan Maybaum" w:date="2017-02-24T11:11:00Z">
        <w:r w:rsidR="00047626" w:rsidDel="005C5180">
          <w:tab/>
        </w:r>
      </w:del>
      <w:r w:rsidR="00752325">
        <w:t xml:space="preserve">fuse. </w:t>
      </w:r>
      <w:r w:rsidR="00047626">
        <w:t>(single or double vagina)</w:t>
      </w:r>
    </w:p>
    <w:p w14:paraId="10853611" w14:textId="272E6B69" w:rsidR="00047626" w:rsidRDefault="00047626"/>
    <w:p w14:paraId="47BA620A" w14:textId="584A3A77" w:rsidR="00FD138F" w:rsidRDefault="00FD138F">
      <w:pPr>
        <w:pStyle w:val="ListParagraph"/>
        <w:numPr>
          <w:ilvl w:val="0"/>
          <w:numId w:val="11"/>
        </w:numPr>
        <w:pPrChange w:id="234" w:author="Jonathan Maybaum" w:date="2017-02-24T11:10:00Z">
          <w:pPr/>
        </w:pPrChange>
      </w:pPr>
      <w:r>
        <w:t xml:space="preserve">Bicornuate Uterus – </w:t>
      </w:r>
      <w:r w:rsidR="00CB39B3">
        <w:t xml:space="preserve">when superior portion of the </w:t>
      </w:r>
      <w:r w:rsidR="00752325">
        <w:t xml:space="preserve">uterine body do not fuse. </w:t>
      </w:r>
    </w:p>
    <w:p w14:paraId="544FEDED" w14:textId="20C781ED" w:rsidR="00FD138F" w:rsidRDefault="00FD138F"/>
    <w:p w14:paraId="19678434" w14:textId="07883FF9" w:rsidR="00FD138F" w:rsidRDefault="00047626">
      <w:pPr>
        <w:pStyle w:val="ListParagraph"/>
        <w:numPr>
          <w:ilvl w:val="0"/>
          <w:numId w:val="11"/>
        </w:numPr>
        <w:pPrChange w:id="235" w:author="Jonathan Maybaum" w:date="2017-02-24T11:10:00Z">
          <w:pPr/>
        </w:pPrChange>
      </w:pPr>
      <w:r>
        <w:t>Unicornuate</w:t>
      </w:r>
      <w:r w:rsidRPr="00047626">
        <w:t xml:space="preserve"> </w:t>
      </w:r>
      <w:del w:id="236" w:author="Jonathan Maybaum" w:date="2017-02-24T11:11:00Z">
        <w:r w:rsidDel="006D2891">
          <w:delText xml:space="preserve"> </w:delText>
        </w:r>
      </w:del>
      <w:r>
        <w:t>Uterus +/-</w:t>
      </w:r>
      <w:r w:rsidR="00752325">
        <w:t xml:space="preserve"> rudimentary horn – one duct poorly developed </w:t>
      </w:r>
      <w:r w:rsidR="00752325">
        <w:sym w:font="Wingdings" w:char="F0E0"/>
      </w:r>
      <w:r>
        <w:t xml:space="preserve"> remains as</w:t>
      </w:r>
      <w:r w:rsidR="00752325">
        <w:t xml:space="preserve"> horn</w:t>
      </w:r>
      <w:r w:rsidRPr="00047626">
        <w:t xml:space="preserve"> </w:t>
      </w:r>
    </w:p>
    <w:p w14:paraId="228D7566" w14:textId="587AF7A5" w:rsidR="0084267A" w:rsidRDefault="0084267A"/>
    <w:p w14:paraId="27DD9403" w14:textId="39D23984" w:rsidR="0084267A" w:rsidRDefault="0084267A">
      <w:pPr>
        <w:pStyle w:val="ListParagraph"/>
        <w:numPr>
          <w:ilvl w:val="0"/>
          <w:numId w:val="11"/>
        </w:numPr>
        <w:pPrChange w:id="237" w:author="Jonathan Maybaum" w:date="2017-02-24T11:10:00Z">
          <w:pPr/>
        </w:pPrChange>
      </w:pPr>
      <w:r>
        <w:t>Septate uterus (complete or partial) – incomplete resorption of the fibrous septum between the two uterine horns</w:t>
      </w:r>
    </w:p>
    <w:p w14:paraId="242E62B5" w14:textId="77777777" w:rsidR="0084267A" w:rsidRDefault="0084267A"/>
    <w:p w14:paraId="04C8847C" w14:textId="0A03B90F" w:rsidR="005069AE" w:rsidRDefault="005069AE">
      <w:pPr>
        <w:pStyle w:val="ListParagraph"/>
        <w:numPr>
          <w:ilvl w:val="0"/>
          <w:numId w:val="11"/>
        </w:numPr>
        <w:pPrChange w:id="238" w:author="Jonathan Maybaum" w:date="2017-02-24T11:10:00Z">
          <w:pPr/>
        </w:pPrChange>
      </w:pPr>
      <w:r>
        <w:t>Arcuate Uterus – Near complete resorption of the uterovaginal septum, small indentation at the fundus</w:t>
      </w:r>
    </w:p>
    <w:p w14:paraId="3A7073CF" w14:textId="36536CD4" w:rsidR="00476AC4" w:rsidRDefault="00FD138F" w:rsidP="008F656D">
      <w:del w:id="239" w:author="Jonathan Maybaum" w:date="2017-02-24T11:12:00Z">
        <w:r w:rsidDel="006D2891">
          <w:tab/>
        </w:r>
        <w:r w:rsidDel="006D2891">
          <w:tab/>
        </w:r>
        <w:r w:rsidDel="006D2891">
          <w:tab/>
        </w:r>
      </w:del>
    </w:p>
    <w:p w14:paraId="303B1F0E" w14:textId="00E4D79A" w:rsidR="006D2891" w:rsidRDefault="006D2891">
      <w:pPr>
        <w:rPr>
          <w:ins w:id="240" w:author="Jonathan Maybaum" w:date="2017-02-24T11:12:00Z"/>
          <w:sz w:val="22"/>
          <w:szCs w:val="22"/>
        </w:rPr>
      </w:pPr>
      <w:ins w:id="241" w:author="Jonathan Maybaum" w:date="2017-02-24T11:12:00Z">
        <w:r>
          <w:rPr>
            <w:sz w:val="22"/>
            <w:szCs w:val="22"/>
          </w:rPr>
          <w:br w:type="page"/>
        </w:r>
      </w:ins>
    </w:p>
    <w:p w14:paraId="662FDFDF" w14:textId="2E55CD38" w:rsidR="004D4119" w:rsidDel="00665DF8" w:rsidRDefault="004D4119" w:rsidP="002F2B57">
      <w:pPr>
        <w:rPr>
          <w:del w:id="242" w:author="Jonathan Maybaum" w:date="2017-02-24T11:12:00Z"/>
          <w:sz w:val="22"/>
          <w:szCs w:val="22"/>
        </w:rPr>
      </w:pPr>
    </w:p>
    <w:p w14:paraId="558FD17D" w14:textId="09649D74" w:rsidR="002F2B57" w:rsidRPr="002F2B57" w:rsidRDefault="002F2B57" w:rsidP="002F2B57">
      <w:pPr>
        <w:rPr>
          <w:b/>
          <w:u w:val="single"/>
        </w:rPr>
      </w:pPr>
      <w:r w:rsidRPr="002F2B57">
        <w:rPr>
          <w:b/>
          <w:u w:val="single"/>
        </w:rPr>
        <w:t>Application Questions:</w:t>
      </w:r>
    </w:p>
    <w:p w14:paraId="2CAEA726" w14:textId="77777777" w:rsidR="00665DF8" w:rsidRDefault="00665DF8" w:rsidP="002F2B57">
      <w:pPr>
        <w:rPr>
          <w:ins w:id="243" w:author="Jonathan Maybaum" w:date="2017-02-24T11:12:00Z"/>
          <w:b/>
        </w:rPr>
      </w:pPr>
    </w:p>
    <w:p w14:paraId="434F336C" w14:textId="77777777" w:rsidR="00665DF8" w:rsidRDefault="002F2B57" w:rsidP="002F2B57">
      <w:pPr>
        <w:rPr>
          <w:ins w:id="244" w:author="Jonathan Maybaum" w:date="2017-02-24T11:12:00Z"/>
          <w:b/>
        </w:rPr>
      </w:pPr>
      <w:r w:rsidRPr="00BC6E0A">
        <w:rPr>
          <w:b/>
        </w:rPr>
        <w:t>Q: Would a</w:t>
      </w:r>
      <w:del w:id="245" w:author="Keegan, Catherine" w:date="2017-02-19T12:24:00Z">
        <w:r w:rsidRPr="00BC6E0A" w:rsidDel="00194DF5">
          <w:rPr>
            <w:b/>
          </w:rPr>
          <w:delText>n</w:delText>
        </w:r>
      </w:del>
      <w:r w:rsidRPr="00BC6E0A">
        <w:rPr>
          <w:b/>
        </w:rPr>
        <w:t xml:space="preserve"> </w:t>
      </w:r>
      <w:ins w:id="246" w:author="Keegan, Catherine" w:date="2017-02-19T12:24:00Z">
        <w:r w:rsidR="00194DF5">
          <w:rPr>
            <w:b/>
          </w:rPr>
          <w:t xml:space="preserve">45, </w:t>
        </w:r>
      </w:ins>
      <w:commentRangeStart w:id="247"/>
      <w:r w:rsidRPr="00BC6E0A">
        <w:rPr>
          <w:b/>
        </w:rPr>
        <w:t>X</w:t>
      </w:r>
      <w:del w:id="248" w:author="Keegan, Catherine" w:date="2017-02-19T12:24:00Z">
        <w:r w:rsidRPr="00BC6E0A" w:rsidDel="00194DF5">
          <w:rPr>
            <w:b/>
          </w:rPr>
          <w:delText>O</w:delText>
        </w:r>
      </w:del>
      <w:commentRangeEnd w:id="247"/>
      <w:r w:rsidR="000C7138">
        <w:rPr>
          <w:rStyle w:val="CommentReference"/>
        </w:rPr>
        <w:commentReference w:id="247"/>
      </w:r>
      <w:r w:rsidRPr="00BC6E0A">
        <w:rPr>
          <w:b/>
        </w:rPr>
        <w:t xml:space="preserve"> individual (Turner</w:t>
      </w:r>
      <w:commentRangeStart w:id="249"/>
      <w:del w:id="250" w:author="Keegan, Catherine" w:date="2017-02-19T12:24:00Z">
        <w:r w:rsidRPr="00BC6E0A" w:rsidDel="00194DF5">
          <w:rPr>
            <w:b/>
          </w:rPr>
          <w:delText>’s</w:delText>
        </w:r>
      </w:del>
      <w:commentRangeEnd w:id="249"/>
      <w:r w:rsidR="000C7138">
        <w:rPr>
          <w:rStyle w:val="CommentReference"/>
        </w:rPr>
        <w:commentReference w:id="249"/>
      </w:r>
      <w:r w:rsidRPr="00BC6E0A">
        <w:rPr>
          <w:b/>
        </w:rPr>
        <w:t xml:space="preserve"> Syndrome) have normal development of </w:t>
      </w:r>
      <w:ins w:id="251" w:author="Keegan, Catherine" w:date="2017-02-19T12:24:00Z">
        <w:r w:rsidR="00194DF5">
          <w:rPr>
            <w:b/>
          </w:rPr>
          <w:t>M</w:t>
        </w:r>
      </w:ins>
      <w:del w:id="252" w:author="Keegan, Catherine" w:date="2017-02-19T12:24:00Z">
        <w:r w:rsidRPr="00BC6E0A" w:rsidDel="00194DF5">
          <w:rPr>
            <w:b/>
          </w:rPr>
          <w:delText>m</w:delText>
        </w:r>
      </w:del>
      <w:r w:rsidRPr="00BC6E0A">
        <w:rPr>
          <w:b/>
        </w:rPr>
        <w:t>ullerian structures?</w:t>
      </w:r>
    </w:p>
    <w:p w14:paraId="34BEE3E4" w14:textId="4197BC1B" w:rsidR="002F2B57" w:rsidRPr="00BC6E0A" w:rsidRDefault="00665DF8" w:rsidP="002F2B57">
      <w:pPr>
        <w:rPr>
          <w:b/>
        </w:rPr>
      </w:pPr>
      <w:ins w:id="253" w:author="Jonathan Maybaum" w:date="2017-02-24T11:12:00Z">
        <w:r>
          <w:rPr>
            <w:b/>
          </w:rPr>
          <w:t>A:</w:t>
        </w:r>
      </w:ins>
      <w:del w:id="254" w:author="Jonathan Maybaum" w:date="2017-02-24T11:12:00Z">
        <w:r w:rsidR="002F2B57" w:rsidRPr="00BC6E0A" w:rsidDel="00665DF8">
          <w:rPr>
            <w:b/>
          </w:rPr>
          <w:delText xml:space="preserve"> </w:delText>
        </w:r>
      </w:del>
    </w:p>
    <w:p w14:paraId="1A397F91" w14:textId="7A641F45" w:rsidR="002F2B57" w:rsidRDefault="002F2B57">
      <w:pPr>
        <w:ind w:left="720"/>
        <w:pPrChange w:id="255" w:author="Jonathan Maybaum" w:date="2017-02-24T11:12:00Z">
          <w:pPr>
            <w:ind w:firstLine="450"/>
          </w:pPr>
        </w:pPrChange>
      </w:pPr>
      <w:r>
        <w:t xml:space="preserve">Yes, </w:t>
      </w:r>
      <w:ins w:id="256" w:author="Keegan, Catherine" w:date="2017-02-19T12:24:00Z">
        <w:r w:rsidR="00194DF5">
          <w:t>M</w:t>
        </w:r>
      </w:ins>
      <w:del w:id="257" w:author="Keegan, Catherine" w:date="2017-02-19T12:24:00Z">
        <w:r w:rsidDel="00194DF5">
          <w:delText>m</w:delText>
        </w:r>
      </w:del>
      <w:r>
        <w:t>ullerian structures would develop similar to an XX female since there is absence of SRY gene = absence of testosterone + anti</w:t>
      </w:r>
      <w:ins w:id="258" w:author="Keegan, Catherine" w:date="2017-02-19T12:24:00Z">
        <w:r w:rsidR="00194DF5">
          <w:t>-M</w:t>
        </w:r>
      </w:ins>
      <w:del w:id="259" w:author="Keegan, Catherine" w:date="2017-02-19T12:24:00Z">
        <w:r w:rsidDel="00194DF5">
          <w:delText>m</w:delText>
        </w:r>
      </w:del>
      <w:r>
        <w:t xml:space="preserve">ullerian hormone. However, complete ovarian differentiation seems to require 2 X chromosomes </w:t>
      </w:r>
      <w:r>
        <w:sym w:font="Wingdings" w:char="F0E0"/>
      </w:r>
      <w:r>
        <w:t xml:space="preserve"> </w:t>
      </w:r>
      <w:del w:id="260" w:author="Keegan, Catherine" w:date="2017-02-19T12:25:00Z">
        <w:r w:rsidDel="00194DF5">
          <w:delText xml:space="preserve">XO </w:delText>
        </w:r>
      </w:del>
      <w:r>
        <w:t>females</w:t>
      </w:r>
      <w:ins w:id="261" w:author="Keegan, Catherine" w:date="2017-02-19T12:25:00Z">
        <w:r w:rsidR="00194DF5">
          <w:t xml:space="preserve"> with 45, X karyotypes</w:t>
        </w:r>
      </w:ins>
      <w:r>
        <w:t xml:space="preserve"> have ovarian dysgenesis/streak ovaries </w:t>
      </w:r>
    </w:p>
    <w:p w14:paraId="2ADF9A12" w14:textId="77777777" w:rsidR="002F2B57" w:rsidRDefault="002F2B57">
      <w:pPr>
        <w:pPrChange w:id="262" w:author="Jonathan Maybaum" w:date="2017-02-24T11:13:00Z">
          <w:pPr>
            <w:ind w:firstLine="450"/>
          </w:pPr>
        </w:pPrChange>
      </w:pPr>
    </w:p>
    <w:p w14:paraId="5F266773" w14:textId="5D218366" w:rsidR="002F2B57" w:rsidRDefault="002F2B57" w:rsidP="002F2B57">
      <w:pPr>
        <w:rPr>
          <w:ins w:id="263" w:author="Jonathan Maybaum" w:date="2017-02-24T11:13:00Z"/>
          <w:b/>
        </w:rPr>
      </w:pPr>
      <w:r w:rsidRPr="00897FB1">
        <w:rPr>
          <w:b/>
        </w:rPr>
        <w:t>Q: What characteristics would be present in a</w:t>
      </w:r>
      <w:r>
        <w:rPr>
          <w:b/>
        </w:rPr>
        <w:t>n XY</w:t>
      </w:r>
      <w:r w:rsidRPr="00897FB1">
        <w:rPr>
          <w:b/>
        </w:rPr>
        <w:t xml:space="preserve"> person with a mutation in anti</w:t>
      </w:r>
      <w:ins w:id="264" w:author="Keegan, Catherine" w:date="2017-02-19T12:26:00Z">
        <w:r w:rsidR="00194DF5">
          <w:rPr>
            <w:b/>
          </w:rPr>
          <w:t>-M</w:t>
        </w:r>
      </w:ins>
      <w:del w:id="265" w:author="Keegan, Catherine" w:date="2017-02-19T12:26:00Z">
        <w:r w:rsidRPr="00897FB1" w:rsidDel="00194DF5">
          <w:rPr>
            <w:b/>
          </w:rPr>
          <w:delText>m</w:delText>
        </w:r>
      </w:del>
      <w:r w:rsidRPr="00897FB1">
        <w:rPr>
          <w:b/>
        </w:rPr>
        <w:t>ullerian hormone or anti</w:t>
      </w:r>
      <w:ins w:id="266" w:author="Keegan, Catherine" w:date="2017-02-19T12:26:00Z">
        <w:r w:rsidR="00194DF5">
          <w:rPr>
            <w:b/>
          </w:rPr>
          <w:t>-M</w:t>
        </w:r>
      </w:ins>
      <w:del w:id="267" w:author="Keegan, Catherine" w:date="2017-02-19T12:26:00Z">
        <w:r w:rsidRPr="00897FB1" w:rsidDel="00194DF5">
          <w:rPr>
            <w:b/>
          </w:rPr>
          <w:delText>m</w:delText>
        </w:r>
      </w:del>
      <w:r w:rsidRPr="00897FB1">
        <w:rPr>
          <w:b/>
        </w:rPr>
        <w:t>ullerian hormone receptor?</w:t>
      </w:r>
    </w:p>
    <w:p w14:paraId="01C0EC5B" w14:textId="61381FB8" w:rsidR="00FF2375" w:rsidRDefault="00FF2375" w:rsidP="002F2B57">
      <w:pPr>
        <w:rPr>
          <w:b/>
        </w:rPr>
      </w:pPr>
      <w:ins w:id="268" w:author="Jonathan Maybaum" w:date="2017-02-24T11:13:00Z">
        <w:r>
          <w:rPr>
            <w:b/>
          </w:rPr>
          <w:t>A:</w:t>
        </w:r>
      </w:ins>
    </w:p>
    <w:p w14:paraId="5F5B887B" w14:textId="70374499" w:rsidR="002F2B57" w:rsidRPr="00897FB1" w:rsidRDefault="002F2B57">
      <w:pPr>
        <w:ind w:left="720"/>
        <w:pPrChange w:id="269" w:author="Jonathan Maybaum" w:date="2017-02-24T11:13:00Z">
          <w:pPr/>
        </w:pPrChange>
      </w:pPr>
      <w:del w:id="270" w:author="Jonathan Maybaum" w:date="2017-02-24T11:13:00Z">
        <w:r w:rsidDel="00FF2375">
          <w:delText xml:space="preserve"> </w:delText>
        </w:r>
        <w:r w:rsidDel="00FF2375">
          <w:tab/>
        </w:r>
      </w:del>
      <w:commentRangeStart w:id="271"/>
      <w:r>
        <w:t>P</w:t>
      </w:r>
      <w:ins w:id="272" w:author="Keegan, Catherine" w:date="2017-02-19T12:26:00Z">
        <w:r w:rsidR="00194DF5">
          <w:t>resence</w:t>
        </w:r>
      </w:ins>
      <w:del w:id="273" w:author="Keegan, Catherine" w:date="2017-02-19T12:26:00Z">
        <w:r w:rsidDel="00194DF5">
          <w:delText>ersistence</w:delText>
        </w:r>
      </w:del>
      <w:r>
        <w:t xml:space="preserve"> of male reproductive structure</w:t>
      </w:r>
      <w:ins w:id="274" w:author="Keegan, Catherine" w:date="2017-02-19T12:27:00Z">
        <w:r w:rsidR="00194DF5">
          <w:t>s</w:t>
        </w:r>
      </w:ins>
      <w:r>
        <w:t xml:space="preserve"> with</w:t>
      </w:r>
      <w:del w:id="275" w:author="Keegan, Catherine" w:date="2017-02-19T12:27:00Z">
        <w:r w:rsidDel="00194DF5">
          <w:delText>out</w:delText>
        </w:r>
      </w:del>
      <w:r>
        <w:t xml:space="preserve"> </w:t>
      </w:r>
      <w:ins w:id="276" w:author="Keegan, Catherine" w:date="2017-02-19T12:27:00Z">
        <w:r w:rsidR="00194DF5">
          <w:t xml:space="preserve">persistence </w:t>
        </w:r>
      </w:ins>
      <w:del w:id="277" w:author="Keegan, Catherine" w:date="2017-02-19T12:27:00Z">
        <w:r w:rsidDel="00194DF5">
          <w:delText>regression</w:delText>
        </w:r>
      </w:del>
      <w:r>
        <w:t xml:space="preserve"> of </w:t>
      </w:r>
      <w:ins w:id="278" w:author="Keegan, Catherine" w:date="2017-02-19T12:28:00Z">
        <w:r w:rsidR="00194DF5">
          <w:t>M</w:t>
        </w:r>
      </w:ins>
      <w:del w:id="279" w:author="Keegan, Catherine" w:date="2017-02-19T12:27:00Z">
        <w:r w:rsidDel="00194DF5">
          <w:delText>m</w:delText>
        </w:r>
      </w:del>
      <w:r>
        <w:t>ullerian duct</w:t>
      </w:r>
      <w:ins w:id="280" w:author="Keegan, Catherine" w:date="2017-02-19T12:28:00Z">
        <w:r w:rsidR="00194DF5">
          <w:t xml:space="preserve"> structures</w:t>
        </w:r>
      </w:ins>
      <w:del w:id="281" w:author="Keegan, Catherine" w:date="2017-02-19T12:28:00Z">
        <w:r w:rsidDel="00194DF5">
          <w:delText>s</w:delText>
        </w:r>
      </w:del>
      <w:commentRangeEnd w:id="271"/>
      <w:r w:rsidR="00194DF5">
        <w:rPr>
          <w:rStyle w:val="CommentReference"/>
        </w:rPr>
        <w:commentReference w:id="271"/>
      </w:r>
      <w:r>
        <w:t xml:space="preserve">. This person may have an upper vagina, uterus, and uterine tubes as well as ductus deferens, undescended testes, and male external genitalia given the influence of testosterone. </w:t>
      </w:r>
      <w:ins w:id="282" w:author="Keegan, Catherine" w:date="2017-02-19T12:28:00Z">
        <w:r w:rsidR="00194DF5">
          <w:t xml:space="preserve"> The inability to produce or respond to AMH causes lack of regression of Mullerian duct structures in an otherwise normal male individual.  </w:t>
        </w:r>
      </w:ins>
    </w:p>
    <w:p w14:paraId="73DE5DBC" w14:textId="77777777" w:rsidR="002F2B57" w:rsidRDefault="002F2B57" w:rsidP="00F624CB">
      <w:pPr>
        <w:rPr>
          <w:sz w:val="22"/>
          <w:szCs w:val="22"/>
        </w:rPr>
      </w:pPr>
    </w:p>
    <w:p w14:paraId="672327B0" w14:textId="4CC66351" w:rsidR="004D4119" w:rsidDel="0086752F" w:rsidRDefault="004D4119" w:rsidP="00F624CB">
      <w:pPr>
        <w:rPr>
          <w:del w:id="283" w:author="Jonathan Maybaum" w:date="2017-02-24T13:10:00Z"/>
          <w:sz w:val="22"/>
          <w:szCs w:val="22"/>
        </w:rPr>
      </w:pPr>
    </w:p>
    <w:p w14:paraId="4AB66F57" w14:textId="4FB4D2FB" w:rsidR="004D4119" w:rsidRPr="00FF2375" w:rsidRDefault="004D4119" w:rsidP="00F624CB">
      <w:pPr>
        <w:rPr>
          <w:b/>
          <w:rPrChange w:id="284" w:author="Jonathan Maybaum" w:date="2017-02-24T11:13:00Z">
            <w:rPr>
              <w:b/>
              <w:sz w:val="22"/>
              <w:szCs w:val="22"/>
            </w:rPr>
          </w:rPrChange>
        </w:rPr>
      </w:pPr>
      <w:r w:rsidRPr="00FF2375">
        <w:rPr>
          <w:b/>
          <w:rPrChange w:id="285" w:author="Jonathan Maybaum" w:date="2017-02-24T11:13:00Z">
            <w:rPr>
              <w:b/>
              <w:sz w:val="22"/>
              <w:szCs w:val="22"/>
            </w:rPr>
          </w:rPrChange>
        </w:rPr>
        <w:t xml:space="preserve">Practice Step 1 Question: </w:t>
      </w:r>
    </w:p>
    <w:p w14:paraId="519EAF38" w14:textId="77777777" w:rsidR="004D4119" w:rsidRDefault="004D4119" w:rsidP="00F624CB">
      <w:pPr>
        <w:rPr>
          <w:sz w:val="22"/>
          <w:szCs w:val="22"/>
        </w:rPr>
      </w:pPr>
    </w:p>
    <w:p w14:paraId="3C1C3F77" w14:textId="330595B6" w:rsidR="002B371E" w:rsidRPr="002B371E" w:rsidRDefault="002B371E">
      <w:pPr>
        <w:spacing w:after="120"/>
        <w:rPr>
          <w:sz w:val="22"/>
          <w:szCs w:val="22"/>
        </w:rPr>
        <w:pPrChange w:id="286" w:author="Jonathan Maybaum" w:date="2017-02-24T13:09:00Z">
          <w:pPr/>
        </w:pPrChange>
      </w:pPr>
      <w:r w:rsidRPr="002B371E">
        <w:rPr>
          <w:sz w:val="22"/>
          <w:szCs w:val="22"/>
        </w:rPr>
        <w:t>A genetic m</w:t>
      </w:r>
      <w:r>
        <w:rPr>
          <w:sz w:val="22"/>
          <w:szCs w:val="22"/>
        </w:rPr>
        <w:t xml:space="preserve">ale newborn has fully developed </w:t>
      </w:r>
      <w:r w:rsidRPr="002B371E">
        <w:rPr>
          <w:sz w:val="22"/>
          <w:szCs w:val="22"/>
        </w:rPr>
        <w:t>male sexual ducts and recognizable fallopian</w:t>
      </w:r>
      <w:r>
        <w:rPr>
          <w:sz w:val="22"/>
          <w:szCs w:val="22"/>
        </w:rPr>
        <w:t xml:space="preserve"> tubes. </w:t>
      </w:r>
      <w:r w:rsidRPr="002B371E">
        <w:rPr>
          <w:sz w:val="22"/>
          <w:szCs w:val="22"/>
        </w:rPr>
        <w:t>Which</w:t>
      </w:r>
      <w:r>
        <w:rPr>
          <w:sz w:val="22"/>
          <w:szCs w:val="22"/>
        </w:rPr>
        <w:t xml:space="preserve"> of the following processes was </w:t>
      </w:r>
      <w:r w:rsidRPr="002B371E">
        <w:rPr>
          <w:sz w:val="22"/>
          <w:szCs w:val="22"/>
        </w:rPr>
        <w:t>most likely disturbed during the embryonic</w:t>
      </w:r>
      <w:r>
        <w:rPr>
          <w:sz w:val="22"/>
          <w:szCs w:val="22"/>
        </w:rPr>
        <w:t xml:space="preserve"> </w:t>
      </w:r>
      <w:r w:rsidRPr="002B371E">
        <w:rPr>
          <w:sz w:val="22"/>
          <w:szCs w:val="22"/>
        </w:rPr>
        <w:t>period?</w:t>
      </w:r>
    </w:p>
    <w:p w14:paraId="0EA947B1" w14:textId="28D1E79F" w:rsidR="002B371E" w:rsidRPr="00FF2375" w:rsidRDefault="002B371E">
      <w:pPr>
        <w:pStyle w:val="ListParagraph"/>
        <w:numPr>
          <w:ilvl w:val="0"/>
          <w:numId w:val="12"/>
        </w:numPr>
        <w:rPr>
          <w:sz w:val="22"/>
          <w:szCs w:val="22"/>
          <w:rPrChange w:id="287" w:author="Jonathan Maybaum" w:date="2017-02-24T11:13:00Z">
            <w:rPr/>
          </w:rPrChange>
        </w:rPr>
        <w:pPrChange w:id="288" w:author="Jonathan Maybaum" w:date="2017-02-24T11:13:00Z">
          <w:pPr/>
        </w:pPrChange>
      </w:pPr>
      <w:del w:id="289" w:author="Jonathan Maybaum" w:date="2017-02-24T11:13:00Z">
        <w:r w:rsidRPr="00FF2375" w:rsidDel="00FF2375">
          <w:rPr>
            <w:sz w:val="22"/>
            <w:szCs w:val="22"/>
            <w:rPrChange w:id="290" w:author="Jonathan Maybaum" w:date="2017-02-24T11:13:00Z">
              <w:rPr/>
            </w:rPrChange>
          </w:rPr>
          <w:delText xml:space="preserve">(A) </w:delText>
        </w:r>
      </w:del>
      <w:r w:rsidRPr="00FF2375">
        <w:rPr>
          <w:sz w:val="22"/>
          <w:szCs w:val="22"/>
          <w:rPrChange w:id="291" w:author="Jonathan Maybaum" w:date="2017-02-24T11:13:00Z">
            <w:rPr/>
          </w:rPrChange>
        </w:rPr>
        <w:t>Production of estrogen by the embryonic testes</w:t>
      </w:r>
    </w:p>
    <w:p w14:paraId="41116E02" w14:textId="72784D87" w:rsidR="002B371E" w:rsidRPr="00FF2375" w:rsidRDefault="002B371E">
      <w:pPr>
        <w:pStyle w:val="ListParagraph"/>
        <w:numPr>
          <w:ilvl w:val="0"/>
          <w:numId w:val="12"/>
        </w:numPr>
        <w:rPr>
          <w:sz w:val="22"/>
          <w:szCs w:val="22"/>
          <w:rPrChange w:id="292" w:author="Jonathan Maybaum" w:date="2017-02-24T11:13:00Z">
            <w:rPr/>
          </w:rPrChange>
        </w:rPr>
        <w:pPrChange w:id="293" w:author="Jonathan Maybaum" w:date="2017-02-24T11:13:00Z">
          <w:pPr/>
        </w:pPrChange>
      </w:pPr>
      <w:del w:id="294" w:author="Jonathan Maybaum" w:date="2017-02-24T11:13:00Z">
        <w:r w:rsidRPr="00FF2375" w:rsidDel="00FF2375">
          <w:rPr>
            <w:sz w:val="22"/>
            <w:szCs w:val="22"/>
            <w:rPrChange w:id="295" w:author="Jonathan Maybaum" w:date="2017-02-24T11:13:00Z">
              <w:rPr/>
            </w:rPrChange>
          </w:rPr>
          <w:delText xml:space="preserve">(B) </w:delText>
        </w:r>
      </w:del>
      <w:r w:rsidRPr="00FF2375">
        <w:rPr>
          <w:sz w:val="22"/>
          <w:szCs w:val="22"/>
          <w:rPrChange w:id="296" w:author="Jonathan Maybaum" w:date="2017-02-24T11:13:00Z">
            <w:rPr/>
          </w:rPrChange>
        </w:rPr>
        <w:t xml:space="preserve">Production of </w:t>
      </w:r>
      <w:ins w:id="297" w:author="Jonathan Maybaum" w:date="2017-02-24T11:14:00Z">
        <w:r w:rsidR="007D32C2">
          <w:rPr>
            <w:sz w:val="22"/>
            <w:szCs w:val="22"/>
          </w:rPr>
          <w:t>M</w:t>
        </w:r>
      </w:ins>
      <w:commentRangeStart w:id="298"/>
      <w:del w:id="299" w:author="Jonathan Maybaum" w:date="2017-02-24T11:14:00Z">
        <w:r w:rsidRPr="00FF2375" w:rsidDel="007D32C2">
          <w:rPr>
            <w:sz w:val="22"/>
            <w:szCs w:val="22"/>
            <w:rPrChange w:id="300" w:author="Jonathan Maybaum" w:date="2017-02-24T11:13:00Z">
              <w:rPr/>
            </w:rPrChange>
          </w:rPr>
          <w:delText>m</w:delText>
        </w:r>
      </w:del>
      <w:ins w:id="301" w:author="Jonathan Maybaum" w:date="2017-02-24T11:15:00Z">
        <w:r w:rsidR="00E503C9">
          <w:rPr>
            <w:sz w:val="22"/>
            <w:szCs w:val="22"/>
          </w:rPr>
          <w:t>u</w:t>
        </w:r>
      </w:ins>
      <w:del w:id="302" w:author="Jonathan Maybaum" w:date="2017-02-24T11:15:00Z">
        <w:r w:rsidRPr="00FF2375" w:rsidDel="00E503C9">
          <w:rPr>
            <w:sz w:val="22"/>
            <w:szCs w:val="22"/>
            <w:rPrChange w:id="303" w:author="Jonathan Maybaum" w:date="2017-02-24T11:13:00Z">
              <w:rPr/>
            </w:rPrChange>
          </w:rPr>
          <w:delText>ü</w:delText>
        </w:r>
      </w:del>
      <w:r w:rsidRPr="00FF2375">
        <w:rPr>
          <w:sz w:val="22"/>
          <w:szCs w:val="22"/>
          <w:rPrChange w:id="304" w:author="Jonathan Maybaum" w:date="2017-02-24T11:13:00Z">
            <w:rPr/>
          </w:rPrChange>
        </w:rPr>
        <w:t xml:space="preserve">llerian-inhibitory substance </w:t>
      </w:r>
      <w:commentRangeEnd w:id="298"/>
      <w:r w:rsidR="00194DF5">
        <w:rPr>
          <w:rStyle w:val="CommentReference"/>
        </w:rPr>
        <w:commentReference w:id="298"/>
      </w:r>
      <w:r w:rsidRPr="00FF2375">
        <w:rPr>
          <w:sz w:val="22"/>
          <w:szCs w:val="22"/>
          <w:rPrChange w:id="305" w:author="Jonathan Maybaum" w:date="2017-02-24T11:13:00Z">
            <w:rPr/>
          </w:rPrChange>
        </w:rPr>
        <w:t>by the embryonic testes</w:t>
      </w:r>
    </w:p>
    <w:p w14:paraId="67D1EB19" w14:textId="2C301C9E" w:rsidR="002B371E" w:rsidRPr="00FF2375" w:rsidRDefault="002B371E">
      <w:pPr>
        <w:pStyle w:val="ListParagraph"/>
        <w:numPr>
          <w:ilvl w:val="0"/>
          <w:numId w:val="12"/>
        </w:numPr>
        <w:rPr>
          <w:sz w:val="22"/>
          <w:szCs w:val="22"/>
          <w:rPrChange w:id="306" w:author="Jonathan Maybaum" w:date="2017-02-24T11:13:00Z">
            <w:rPr/>
          </w:rPrChange>
        </w:rPr>
        <w:pPrChange w:id="307" w:author="Jonathan Maybaum" w:date="2017-02-24T11:13:00Z">
          <w:pPr/>
        </w:pPrChange>
      </w:pPr>
      <w:del w:id="308" w:author="Jonathan Maybaum" w:date="2017-02-24T11:13:00Z">
        <w:r w:rsidRPr="00FF2375" w:rsidDel="00FF2375">
          <w:rPr>
            <w:sz w:val="22"/>
            <w:szCs w:val="22"/>
            <w:rPrChange w:id="309" w:author="Jonathan Maybaum" w:date="2017-02-24T11:13:00Z">
              <w:rPr/>
            </w:rPrChange>
          </w:rPr>
          <w:delText xml:space="preserve">(C) </w:delText>
        </w:r>
      </w:del>
      <w:r w:rsidRPr="00FF2375">
        <w:rPr>
          <w:sz w:val="22"/>
          <w:szCs w:val="22"/>
          <w:rPrChange w:id="310" w:author="Jonathan Maybaum" w:date="2017-02-24T11:13:00Z">
            <w:rPr/>
          </w:rPrChange>
        </w:rPr>
        <w:t>Production of testosterone by the embryonic testes</w:t>
      </w:r>
    </w:p>
    <w:p w14:paraId="3D56A508" w14:textId="0943A61F" w:rsidR="002B371E" w:rsidRPr="00FF2375" w:rsidRDefault="002B371E">
      <w:pPr>
        <w:pStyle w:val="ListParagraph"/>
        <w:numPr>
          <w:ilvl w:val="0"/>
          <w:numId w:val="12"/>
        </w:numPr>
        <w:rPr>
          <w:sz w:val="22"/>
          <w:szCs w:val="22"/>
          <w:rPrChange w:id="311" w:author="Jonathan Maybaum" w:date="2017-02-24T11:13:00Z">
            <w:rPr/>
          </w:rPrChange>
        </w:rPr>
        <w:pPrChange w:id="312" w:author="Jonathan Maybaum" w:date="2017-02-24T11:14:00Z">
          <w:pPr/>
        </w:pPrChange>
      </w:pPr>
      <w:del w:id="313" w:author="Jonathan Maybaum" w:date="2017-02-24T11:13:00Z">
        <w:r w:rsidRPr="00FF2375" w:rsidDel="00FF2375">
          <w:rPr>
            <w:sz w:val="22"/>
            <w:szCs w:val="22"/>
            <w:rPrChange w:id="314" w:author="Jonathan Maybaum" w:date="2017-02-24T11:13:00Z">
              <w:rPr/>
            </w:rPrChange>
          </w:rPr>
          <w:delText xml:space="preserve">(D) </w:delText>
        </w:r>
      </w:del>
      <w:r w:rsidRPr="00FF2375">
        <w:rPr>
          <w:sz w:val="22"/>
          <w:szCs w:val="22"/>
          <w:rPrChange w:id="315" w:author="Jonathan Maybaum" w:date="2017-02-24T11:13:00Z">
            <w:rPr/>
          </w:rPrChange>
        </w:rPr>
        <w:t>Response of the paramesonephric (</w:t>
      </w:r>
      <w:del w:id="316" w:author="Jonathan Maybaum" w:date="2017-02-24T11:14:00Z">
        <w:r w:rsidRPr="00FF2375" w:rsidDel="007D32C2">
          <w:rPr>
            <w:sz w:val="22"/>
            <w:szCs w:val="22"/>
            <w:rPrChange w:id="317" w:author="Jonathan Maybaum" w:date="2017-02-24T11:13:00Z">
              <w:rPr/>
            </w:rPrChange>
          </w:rPr>
          <w:delText>müllerian</w:delText>
        </w:r>
      </w:del>
      <w:ins w:id="318" w:author="Jonathan Maybaum" w:date="2017-02-24T11:14:00Z">
        <w:r w:rsidR="007D32C2">
          <w:rPr>
            <w:sz w:val="22"/>
            <w:szCs w:val="22"/>
          </w:rPr>
          <w:t>M</w:t>
        </w:r>
      </w:ins>
      <w:ins w:id="319" w:author="Jonathan Maybaum" w:date="2017-02-24T11:15:00Z">
        <w:r w:rsidR="00E503C9">
          <w:rPr>
            <w:sz w:val="22"/>
            <w:szCs w:val="22"/>
          </w:rPr>
          <w:t>u</w:t>
        </w:r>
      </w:ins>
      <w:ins w:id="320" w:author="Jonathan Maybaum" w:date="2017-02-24T11:14:00Z">
        <w:r w:rsidR="007D32C2" w:rsidRPr="00FF2375">
          <w:rPr>
            <w:sz w:val="22"/>
            <w:szCs w:val="22"/>
            <w:rPrChange w:id="321" w:author="Jonathan Maybaum" w:date="2017-02-24T11:13:00Z">
              <w:rPr/>
            </w:rPrChange>
          </w:rPr>
          <w:t>llerian</w:t>
        </w:r>
      </w:ins>
      <w:r w:rsidRPr="00FF2375">
        <w:rPr>
          <w:sz w:val="22"/>
          <w:szCs w:val="22"/>
          <w:rPrChange w:id="322" w:author="Jonathan Maybaum" w:date="2017-02-24T11:13:00Z">
            <w:rPr/>
          </w:rPrChange>
        </w:rPr>
        <w:t>) ducts to estrogen</w:t>
      </w:r>
    </w:p>
    <w:p w14:paraId="3CE76B27" w14:textId="03489CC7" w:rsidR="004D4119" w:rsidRPr="00FF2375" w:rsidRDefault="002B371E">
      <w:pPr>
        <w:pStyle w:val="ListParagraph"/>
        <w:numPr>
          <w:ilvl w:val="0"/>
          <w:numId w:val="12"/>
        </w:numPr>
        <w:rPr>
          <w:sz w:val="22"/>
          <w:szCs w:val="22"/>
          <w:rPrChange w:id="323" w:author="Jonathan Maybaum" w:date="2017-02-24T11:13:00Z">
            <w:rPr/>
          </w:rPrChange>
        </w:rPr>
        <w:pPrChange w:id="324" w:author="Jonathan Maybaum" w:date="2017-02-24T11:13:00Z">
          <w:pPr/>
        </w:pPrChange>
      </w:pPr>
      <w:del w:id="325" w:author="Jonathan Maybaum" w:date="2017-02-24T11:13:00Z">
        <w:r w:rsidRPr="00FF2375" w:rsidDel="00FF2375">
          <w:rPr>
            <w:sz w:val="22"/>
            <w:szCs w:val="22"/>
            <w:rPrChange w:id="326" w:author="Jonathan Maybaum" w:date="2017-02-24T11:13:00Z">
              <w:rPr/>
            </w:rPrChange>
          </w:rPr>
          <w:delText xml:space="preserve">(E) </w:delText>
        </w:r>
      </w:del>
      <w:r w:rsidRPr="00FF2375">
        <w:rPr>
          <w:sz w:val="22"/>
          <w:szCs w:val="22"/>
          <w:rPrChange w:id="327" w:author="Jonathan Maybaum" w:date="2017-02-24T11:13:00Z">
            <w:rPr/>
          </w:rPrChange>
        </w:rPr>
        <w:t>Response of the paramesonephric (</w:t>
      </w:r>
      <w:ins w:id="328" w:author="Jonathan Maybaum" w:date="2017-02-24T11:14:00Z">
        <w:r w:rsidR="007D32C2">
          <w:rPr>
            <w:sz w:val="22"/>
            <w:szCs w:val="22"/>
          </w:rPr>
          <w:t>M</w:t>
        </w:r>
      </w:ins>
      <w:del w:id="329" w:author="Jonathan Maybaum" w:date="2017-02-24T11:14:00Z">
        <w:r w:rsidRPr="00FF2375" w:rsidDel="007D32C2">
          <w:rPr>
            <w:sz w:val="22"/>
            <w:szCs w:val="22"/>
            <w:rPrChange w:id="330" w:author="Jonathan Maybaum" w:date="2017-02-24T11:13:00Z">
              <w:rPr/>
            </w:rPrChange>
          </w:rPr>
          <w:delText>m</w:delText>
        </w:r>
      </w:del>
      <w:ins w:id="331" w:author="Jonathan Maybaum" w:date="2017-02-24T11:15:00Z">
        <w:r w:rsidR="00E503C9">
          <w:rPr>
            <w:sz w:val="22"/>
            <w:szCs w:val="22"/>
          </w:rPr>
          <w:t>u</w:t>
        </w:r>
      </w:ins>
      <w:del w:id="332" w:author="Jonathan Maybaum" w:date="2017-02-24T11:15:00Z">
        <w:r w:rsidRPr="00FF2375" w:rsidDel="00E503C9">
          <w:rPr>
            <w:sz w:val="22"/>
            <w:szCs w:val="22"/>
            <w:rPrChange w:id="333" w:author="Jonathan Maybaum" w:date="2017-02-24T11:13:00Z">
              <w:rPr/>
            </w:rPrChange>
          </w:rPr>
          <w:delText>ü</w:delText>
        </w:r>
      </w:del>
      <w:r w:rsidRPr="00FF2375">
        <w:rPr>
          <w:sz w:val="22"/>
          <w:szCs w:val="22"/>
          <w:rPrChange w:id="334" w:author="Jonathan Maybaum" w:date="2017-02-24T11:13:00Z">
            <w:rPr/>
          </w:rPrChange>
        </w:rPr>
        <w:t>llerian) ducts to testosterone</w:t>
      </w:r>
    </w:p>
    <w:p w14:paraId="53DA45BB" w14:textId="77777777" w:rsidR="004D4119" w:rsidRDefault="004D4119" w:rsidP="00F624CB">
      <w:pPr>
        <w:rPr>
          <w:sz w:val="22"/>
          <w:szCs w:val="22"/>
        </w:rPr>
      </w:pPr>
    </w:p>
    <w:p w14:paraId="77B1EAB3" w14:textId="2CFE3C4E" w:rsidR="004D4119" w:rsidRDefault="002B371E" w:rsidP="00F624CB">
      <w:pPr>
        <w:rPr>
          <w:sz w:val="22"/>
          <w:szCs w:val="22"/>
        </w:rPr>
      </w:pPr>
      <w:r>
        <w:rPr>
          <w:sz w:val="22"/>
          <w:szCs w:val="22"/>
        </w:rPr>
        <w:t xml:space="preserve">Answer: B </w:t>
      </w:r>
    </w:p>
    <w:p w14:paraId="6FF534FA" w14:textId="77777777" w:rsidR="002B371E" w:rsidRDefault="002B371E" w:rsidP="00F624CB">
      <w:pPr>
        <w:rPr>
          <w:sz w:val="22"/>
          <w:szCs w:val="22"/>
        </w:rPr>
      </w:pPr>
    </w:p>
    <w:p w14:paraId="6241A979" w14:textId="0C0F6B84" w:rsidR="002B371E" w:rsidRPr="004C7AF2" w:rsidRDefault="002B371E" w:rsidP="00F624CB">
      <w:pPr>
        <w:rPr>
          <w:i/>
          <w:iCs/>
          <w:rPrChange w:id="335" w:author="Jonathan Maybaum" w:date="2017-02-24T13:16:00Z">
            <w:rPr>
              <w:sz w:val="22"/>
              <w:szCs w:val="22"/>
            </w:rPr>
          </w:rPrChange>
        </w:rPr>
      </w:pPr>
      <w:r w:rsidRPr="004C7AF2">
        <w:rPr>
          <w:i/>
          <w:iCs/>
          <w:rPrChange w:id="336" w:author="Jonathan Maybaum" w:date="2017-02-24T13:16:00Z">
            <w:rPr>
              <w:sz w:val="22"/>
              <w:szCs w:val="22"/>
            </w:rPr>
          </w:rPrChange>
        </w:rPr>
        <w:t xml:space="preserve">Explanation: </w:t>
      </w:r>
    </w:p>
    <w:p w14:paraId="305C3BF4" w14:textId="5F46DD12" w:rsidR="002B371E" w:rsidRPr="00FC5657" w:rsidRDefault="002B371E">
      <w:pPr>
        <w:ind w:left="720"/>
        <w:rPr>
          <w:rPrChange w:id="337" w:author="Jonathan Maybaum" w:date="2017-02-24T13:15:00Z">
            <w:rPr>
              <w:sz w:val="22"/>
              <w:szCs w:val="22"/>
            </w:rPr>
          </w:rPrChange>
        </w:rPr>
        <w:pPrChange w:id="338" w:author="Jonathan Maybaum" w:date="2017-02-24T13:16:00Z">
          <w:pPr/>
        </w:pPrChange>
      </w:pPr>
      <w:r w:rsidRPr="00FC5657">
        <w:rPr>
          <w:rPrChange w:id="339" w:author="Jonathan Maybaum" w:date="2017-02-24T13:15:00Z">
            <w:rPr>
              <w:sz w:val="22"/>
              <w:szCs w:val="22"/>
            </w:rPr>
          </w:rPrChange>
        </w:rPr>
        <w:t xml:space="preserve">Without the effects of </w:t>
      </w:r>
      <w:ins w:id="340" w:author="Jonathan Maybaum" w:date="2017-02-24T11:14:00Z">
        <w:r w:rsidR="004E10FF" w:rsidRPr="00FC5657">
          <w:rPr>
            <w:rPrChange w:id="341" w:author="Jonathan Maybaum" w:date="2017-02-24T13:15:00Z">
              <w:rPr>
                <w:sz w:val="22"/>
                <w:szCs w:val="22"/>
              </w:rPr>
            </w:rPrChange>
          </w:rPr>
          <w:t>A</w:t>
        </w:r>
      </w:ins>
      <w:del w:id="342" w:author="Jonathan Maybaum" w:date="2017-02-24T11:14:00Z">
        <w:r w:rsidRPr="00FC5657" w:rsidDel="004E10FF">
          <w:rPr>
            <w:rPrChange w:id="343" w:author="Jonathan Maybaum" w:date="2017-02-24T13:15:00Z">
              <w:rPr>
                <w:sz w:val="22"/>
                <w:szCs w:val="22"/>
              </w:rPr>
            </w:rPrChange>
          </w:rPr>
          <w:delText>a</w:delText>
        </w:r>
      </w:del>
      <w:r w:rsidRPr="00FC5657">
        <w:rPr>
          <w:rPrChange w:id="344" w:author="Jonathan Maybaum" w:date="2017-02-24T13:15:00Z">
            <w:rPr>
              <w:sz w:val="22"/>
              <w:szCs w:val="22"/>
            </w:rPr>
          </w:rPrChange>
        </w:rPr>
        <w:t>nti-</w:t>
      </w:r>
      <w:ins w:id="345" w:author="Jonathan Maybaum" w:date="2017-02-24T11:14:00Z">
        <w:r w:rsidR="004E10FF" w:rsidRPr="00FC5657">
          <w:rPr>
            <w:rPrChange w:id="346" w:author="Jonathan Maybaum" w:date="2017-02-24T13:15:00Z">
              <w:rPr>
                <w:sz w:val="22"/>
                <w:szCs w:val="22"/>
              </w:rPr>
            </w:rPrChange>
          </w:rPr>
          <w:t>M</w:t>
        </w:r>
      </w:ins>
      <w:del w:id="347" w:author="Jonathan Maybaum" w:date="2017-02-24T11:14:00Z">
        <w:r w:rsidRPr="00FC5657" w:rsidDel="004E10FF">
          <w:rPr>
            <w:rPrChange w:id="348" w:author="Jonathan Maybaum" w:date="2017-02-24T13:15:00Z">
              <w:rPr>
                <w:sz w:val="22"/>
                <w:szCs w:val="22"/>
              </w:rPr>
            </w:rPrChange>
          </w:rPr>
          <w:delText>m</w:delText>
        </w:r>
      </w:del>
      <w:r w:rsidRPr="00FC5657">
        <w:rPr>
          <w:rPrChange w:id="349" w:author="Jonathan Maybaum" w:date="2017-02-24T13:15:00Z">
            <w:rPr>
              <w:sz w:val="22"/>
              <w:szCs w:val="22"/>
            </w:rPr>
          </w:rPrChange>
        </w:rPr>
        <w:t>ullerian hormone (AMH) produced in Sertoli</w:t>
      </w:r>
      <w:del w:id="350" w:author="Keegan, Catherine" w:date="2017-02-19T12:32:00Z">
        <w:r w:rsidRPr="00FC5657" w:rsidDel="000C7138">
          <w:rPr>
            <w:rPrChange w:id="351" w:author="Jonathan Maybaum" w:date="2017-02-24T13:15:00Z">
              <w:rPr>
                <w:sz w:val="22"/>
                <w:szCs w:val="22"/>
              </w:rPr>
            </w:rPrChange>
          </w:rPr>
          <w:delText>e</w:delText>
        </w:r>
      </w:del>
      <w:r w:rsidRPr="00FC5657">
        <w:rPr>
          <w:rPrChange w:id="352" w:author="Jonathan Maybaum" w:date="2017-02-24T13:15:00Z">
            <w:rPr>
              <w:sz w:val="22"/>
              <w:szCs w:val="22"/>
            </w:rPr>
          </w:rPrChange>
        </w:rPr>
        <w:t xml:space="preserve"> cells within the testes, the </w:t>
      </w:r>
      <w:ins w:id="353" w:author="Jonathan Maybaum" w:date="2017-02-24T11:14:00Z">
        <w:r w:rsidR="004E10FF" w:rsidRPr="00FC5657">
          <w:rPr>
            <w:rPrChange w:id="354" w:author="Jonathan Maybaum" w:date="2017-02-24T13:15:00Z">
              <w:rPr>
                <w:sz w:val="22"/>
                <w:szCs w:val="22"/>
              </w:rPr>
            </w:rPrChange>
          </w:rPr>
          <w:t>M</w:t>
        </w:r>
      </w:ins>
      <w:del w:id="355" w:author="Jonathan Maybaum" w:date="2017-02-24T11:14:00Z">
        <w:r w:rsidRPr="00FC5657" w:rsidDel="004E10FF">
          <w:rPr>
            <w:rPrChange w:id="356" w:author="Jonathan Maybaum" w:date="2017-02-24T13:15:00Z">
              <w:rPr>
                <w:sz w:val="22"/>
                <w:szCs w:val="22"/>
              </w:rPr>
            </w:rPrChange>
          </w:rPr>
          <w:delText>m</w:delText>
        </w:r>
      </w:del>
      <w:r w:rsidRPr="00FC5657">
        <w:rPr>
          <w:rPrChange w:id="357" w:author="Jonathan Maybaum" w:date="2017-02-24T13:15:00Z">
            <w:rPr>
              <w:sz w:val="22"/>
              <w:szCs w:val="22"/>
            </w:rPr>
          </w:rPrChange>
        </w:rPr>
        <w:t xml:space="preserve">ullerian ducts do not degenerate. In this particular case, the fetus still had the effects of </w:t>
      </w:r>
      <w:ins w:id="358" w:author="Keegan, Catherine" w:date="2017-02-19T12:32:00Z">
        <w:r w:rsidR="000C7138" w:rsidRPr="00FC5657">
          <w:rPr>
            <w:rPrChange w:id="359" w:author="Jonathan Maybaum" w:date="2017-02-24T13:15:00Z">
              <w:rPr>
                <w:sz w:val="22"/>
                <w:szCs w:val="22"/>
              </w:rPr>
            </w:rPrChange>
          </w:rPr>
          <w:t>SRY</w:t>
        </w:r>
      </w:ins>
      <w:del w:id="360" w:author="Keegan, Catherine" w:date="2017-02-19T12:32:00Z">
        <w:r w:rsidRPr="00FC5657" w:rsidDel="000C7138">
          <w:rPr>
            <w:rPrChange w:id="361" w:author="Jonathan Maybaum" w:date="2017-02-24T13:15:00Z">
              <w:rPr>
                <w:sz w:val="22"/>
                <w:szCs w:val="22"/>
              </w:rPr>
            </w:rPrChange>
          </w:rPr>
          <w:delText>TDF</w:delText>
        </w:r>
      </w:del>
      <w:r w:rsidRPr="00FC5657">
        <w:rPr>
          <w:rPrChange w:id="362" w:author="Jonathan Maybaum" w:date="2017-02-24T13:15:00Z">
            <w:rPr>
              <w:sz w:val="22"/>
              <w:szCs w:val="22"/>
            </w:rPr>
          </w:rPrChange>
        </w:rPr>
        <w:t xml:space="preserve"> and testosterone, therefore normal development of male sexual ducts. </w:t>
      </w:r>
    </w:p>
    <w:p w14:paraId="7F85D813" w14:textId="77777777" w:rsidR="004D4119" w:rsidRPr="00FC5657" w:rsidRDefault="004D4119" w:rsidP="00F624CB">
      <w:pPr>
        <w:rPr>
          <w:rPrChange w:id="363" w:author="Jonathan Maybaum" w:date="2017-02-24T13:15:00Z">
            <w:rPr>
              <w:sz w:val="22"/>
              <w:szCs w:val="22"/>
            </w:rPr>
          </w:rPrChange>
        </w:rPr>
      </w:pPr>
    </w:p>
    <w:p w14:paraId="60D11EFD" w14:textId="1C1DCAB3" w:rsidR="004D4119" w:rsidRPr="00FC5657" w:rsidDel="00FC5657" w:rsidRDefault="004D4119" w:rsidP="00F624CB">
      <w:pPr>
        <w:rPr>
          <w:del w:id="364" w:author="Jonathan Maybaum" w:date="2017-02-24T13:16:00Z"/>
          <w:rPrChange w:id="365" w:author="Jonathan Maybaum" w:date="2017-02-24T13:15:00Z">
            <w:rPr>
              <w:del w:id="366" w:author="Jonathan Maybaum" w:date="2017-02-24T13:16:00Z"/>
              <w:sz w:val="22"/>
              <w:szCs w:val="22"/>
            </w:rPr>
          </w:rPrChange>
        </w:rPr>
      </w:pPr>
    </w:p>
    <w:p w14:paraId="4F98F340" w14:textId="77777777" w:rsidR="00F624CB" w:rsidRPr="00FF2375" w:rsidRDefault="008314F5" w:rsidP="00F624CB">
      <w:pPr>
        <w:rPr>
          <w:b/>
          <w:rPrChange w:id="367" w:author="Jonathan Maybaum" w:date="2017-02-24T11:14:00Z">
            <w:rPr>
              <w:sz w:val="22"/>
              <w:szCs w:val="22"/>
            </w:rPr>
          </w:rPrChange>
        </w:rPr>
      </w:pPr>
      <w:r w:rsidRPr="00FF2375">
        <w:rPr>
          <w:b/>
          <w:rPrChange w:id="368" w:author="Jonathan Maybaum" w:date="2017-02-24T11:14:00Z">
            <w:rPr>
              <w:sz w:val="22"/>
              <w:szCs w:val="22"/>
            </w:rPr>
          </w:rPrChange>
        </w:rPr>
        <w:t xml:space="preserve">References: </w:t>
      </w:r>
    </w:p>
    <w:p w14:paraId="7D95265F" w14:textId="77777777" w:rsidR="00F624CB" w:rsidRPr="00FC5657" w:rsidRDefault="00F624CB" w:rsidP="00F624CB">
      <w:pPr>
        <w:rPr>
          <w:rPrChange w:id="369" w:author="Jonathan Maybaum" w:date="2017-02-24T13:15:00Z">
            <w:rPr>
              <w:sz w:val="22"/>
              <w:szCs w:val="22"/>
            </w:rPr>
          </w:rPrChange>
        </w:rPr>
      </w:pPr>
    </w:p>
    <w:p w14:paraId="471F5503" w14:textId="0DB6BBE8" w:rsidR="00F624CB" w:rsidRPr="00FC5657" w:rsidRDefault="00F624CB" w:rsidP="00F624CB">
      <w:pPr>
        <w:rPr>
          <w:rPrChange w:id="370" w:author="Jonathan Maybaum" w:date="2017-02-24T13:15:00Z">
            <w:rPr>
              <w:sz w:val="22"/>
              <w:szCs w:val="22"/>
            </w:rPr>
          </w:rPrChange>
        </w:rPr>
      </w:pPr>
      <w:r w:rsidRPr="00FC5657">
        <w:rPr>
          <w:rPrChange w:id="371" w:author="Jonathan Maybaum" w:date="2017-02-24T13:15:00Z">
            <w:rPr>
              <w:sz w:val="22"/>
              <w:szCs w:val="22"/>
            </w:rPr>
          </w:rPrChange>
        </w:rPr>
        <w:t>Beckmann, Charles R. B. (Eds.) (2010) </w:t>
      </w:r>
      <w:r w:rsidRPr="00FC5657">
        <w:rPr>
          <w:i/>
          <w:iCs/>
          <w:rPrChange w:id="372" w:author="Jonathan Maybaum" w:date="2017-02-24T13:15:00Z">
            <w:rPr>
              <w:i/>
              <w:iCs/>
              <w:sz w:val="22"/>
              <w:szCs w:val="22"/>
            </w:rPr>
          </w:rPrChange>
        </w:rPr>
        <w:t>Obstetrics and gynecology.</w:t>
      </w:r>
      <w:r w:rsidRPr="00FC5657">
        <w:rPr>
          <w:rPrChange w:id="373" w:author="Jonathan Maybaum" w:date="2017-02-24T13:15:00Z">
            <w:rPr>
              <w:sz w:val="22"/>
              <w:szCs w:val="22"/>
            </w:rPr>
          </w:rPrChange>
        </w:rPr>
        <w:t>Baltimore, MD : Wolters Kluwer Health/Lippincott Williams &amp; Wilkins</w:t>
      </w:r>
    </w:p>
    <w:p w14:paraId="64029C99" w14:textId="763FDB76" w:rsidR="008F656D" w:rsidRPr="00FC5657" w:rsidRDefault="008F656D" w:rsidP="008F656D">
      <w:pPr>
        <w:rPr>
          <w:rPrChange w:id="374" w:author="Jonathan Maybaum" w:date="2017-02-24T13:15:00Z">
            <w:rPr>
              <w:sz w:val="22"/>
              <w:szCs w:val="22"/>
            </w:rPr>
          </w:rPrChange>
        </w:rPr>
      </w:pPr>
    </w:p>
    <w:p w14:paraId="18E934C2" w14:textId="696E856A" w:rsidR="009322DB" w:rsidRPr="00FC5657" w:rsidRDefault="008F656D" w:rsidP="008F656D">
      <w:pPr>
        <w:rPr>
          <w:rPrChange w:id="375" w:author="Jonathan Maybaum" w:date="2017-02-24T13:15:00Z">
            <w:rPr>
              <w:sz w:val="22"/>
              <w:szCs w:val="22"/>
            </w:rPr>
          </w:rPrChange>
        </w:rPr>
      </w:pPr>
      <w:r w:rsidRPr="00FC5657">
        <w:rPr>
          <w:rPrChange w:id="376" w:author="Jonathan Maybaum" w:date="2017-02-24T13:15:00Z">
            <w:rPr>
              <w:sz w:val="22"/>
              <w:szCs w:val="22"/>
            </w:rPr>
          </w:rPrChange>
        </w:rPr>
        <w:t xml:space="preserve">DeCherney AH, Nathan L, Laufer N, Roman AS. </w:t>
      </w:r>
      <w:r w:rsidRPr="00FC5657">
        <w:rPr>
          <w:i/>
          <w:iCs/>
          <w:rPrChange w:id="377" w:author="Jonathan Maybaum" w:date="2017-02-24T13:15:00Z">
            <w:rPr>
              <w:i/>
              <w:iCs/>
              <w:sz w:val="22"/>
              <w:szCs w:val="22"/>
            </w:rPr>
          </w:rPrChange>
        </w:rPr>
        <w:t>CURRENT Diagnosis &amp; Treatment: Obstetrics &amp; Gynecology, 11e</w:t>
      </w:r>
      <w:r w:rsidR="009322DB" w:rsidRPr="00FC5657">
        <w:rPr>
          <w:rPrChange w:id="378" w:author="Jonathan Maybaum" w:date="2017-02-24T13:15:00Z">
            <w:rPr>
              <w:sz w:val="22"/>
              <w:szCs w:val="22"/>
            </w:rPr>
          </w:rPrChange>
        </w:rPr>
        <w:t>; 2013 Available at:</w:t>
      </w:r>
      <w:r w:rsidR="0096340E" w:rsidRPr="00FC5657">
        <w:rPr>
          <w:rPrChange w:id="379" w:author="Jonathan Maybaum" w:date="2017-02-24T13:15:00Z">
            <w:rPr>
              <w:sz w:val="22"/>
              <w:szCs w:val="22"/>
            </w:rPr>
          </w:rPrChange>
        </w:rPr>
        <w:t xml:space="preserve"> </w:t>
      </w:r>
      <w:r w:rsidR="009322DB" w:rsidRPr="00FC5657">
        <w:rPr>
          <w:rPrChange w:id="380" w:author="Jonathan Maybaum" w:date="2017-02-24T13:15:00Z">
            <w:rPr>
              <w:sz w:val="22"/>
              <w:szCs w:val="22"/>
            </w:rPr>
          </w:rPrChange>
        </w:rPr>
        <w:t>http://accessmedicine.mhmedical.com/content.aspx</w:t>
      </w:r>
      <w:r w:rsidRPr="00FC5657">
        <w:rPr>
          <w:rPrChange w:id="381" w:author="Jonathan Maybaum" w:date="2017-02-24T13:15:00Z">
            <w:rPr>
              <w:sz w:val="22"/>
              <w:szCs w:val="22"/>
            </w:rPr>
          </w:rPrChange>
        </w:rPr>
        <w:t>?</w:t>
      </w:r>
    </w:p>
    <w:p w14:paraId="040FC831" w14:textId="77777777" w:rsidR="009322DB" w:rsidRPr="00FC5657" w:rsidRDefault="008F656D" w:rsidP="008F656D">
      <w:pPr>
        <w:rPr>
          <w:rPrChange w:id="382" w:author="Jonathan Maybaum" w:date="2017-02-24T13:15:00Z">
            <w:rPr>
              <w:sz w:val="22"/>
              <w:szCs w:val="22"/>
            </w:rPr>
          </w:rPrChange>
        </w:rPr>
      </w:pPr>
      <w:r w:rsidRPr="00FC5657">
        <w:rPr>
          <w:rPrChange w:id="383" w:author="Jonathan Maybaum" w:date="2017-02-24T13:15:00Z">
            <w:rPr>
              <w:sz w:val="22"/>
              <w:szCs w:val="22"/>
            </w:rPr>
          </w:rPrChange>
        </w:rPr>
        <w:t xml:space="preserve">sectionid=41008590&amp;bookid=498&amp;Resultclick=2 </w:t>
      </w:r>
    </w:p>
    <w:p w14:paraId="63212DD0" w14:textId="4625222D" w:rsidR="00F624CB" w:rsidRPr="00FC5657" w:rsidDel="004B136E" w:rsidRDefault="008F656D" w:rsidP="00AA6333">
      <w:pPr>
        <w:rPr>
          <w:del w:id="384" w:author="Jonathan Maybaum" w:date="2017-02-24T13:10:00Z"/>
          <w:rPrChange w:id="385" w:author="Jonathan Maybaum" w:date="2017-02-24T13:15:00Z">
            <w:rPr>
              <w:del w:id="386" w:author="Jonathan Maybaum" w:date="2017-02-24T13:10:00Z"/>
              <w:sz w:val="22"/>
              <w:szCs w:val="22"/>
            </w:rPr>
          </w:rPrChange>
        </w:rPr>
      </w:pPr>
      <w:del w:id="387" w:author="Jonathan Maybaum" w:date="2017-02-24T13:10:00Z">
        <w:r w:rsidRPr="00FC5657" w:rsidDel="004B136E">
          <w:rPr>
            <w:rPrChange w:id="388" w:author="Jonathan Maybaum" w:date="2017-02-24T13:15:00Z">
              <w:rPr>
                <w:sz w:val="22"/>
                <w:szCs w:val="22"/>
              </w:rPr>
            </w:rPrChange>
          </w:rPr>
          <w:delText>Accessed: February 02, 2017</w:delText>
        </w:r>
      </w:del>
    </w:p>
    <w:p w14:paraId="403C63E9" w14:textId="77777777" w:rsidR="00F624CB" w:rsidRPr="00FC5657" w:rsidRDefault="00F624CB" w:rsidP="00AA6333">
      <w:pPr>
        <w:rPr>
          <w:rPrChange w:id="389" w:author="Jonathan Maybaum" w:date="2017-02-24T13:15:00Z">
            <w:rPr>
              <w:sz w:val="22"/>
              <w:szCs w:val="22"/>
            </w:rPr>
          </w:rPrChange>
        </w:rPr>
      </w:pPr>
    </w:p>
    <w:p w14:paraId="5E3765F6" w14:textId="2282E12D" w:rsidR="003A0BA6" w:rsidRPr="00FC5657" w:rsidRDefault="0096340E" w:rsidP="00AA6333">
      <w:pPr>
        <w:rPr>
          <w:rPrChange w:id="390" w:author="Jonathan Maybaum" w:date="2017-02-24T13:15:00Z">
            <w:rPr>
              <w:sz w:val="22"/>
              <w:szCs w:val="22"/>
            </w:rPr>
          </w:rPrChange>
        </w:rPr>
      </w:pPr>
      <w:r w:rsidRPr="00FC5657">
        <w:rPr>
          <w:rPrChange w:id="391" w:author="Jonathan Maybaum" w:date="2017-02-24T13:15:00Z">
            <w:rPr>
              <w:sz w:val="22"/>
              <w:szCs w:val="22"/>
            </w:rPr>
          </w:rPrChange>
        </w:rPr>
        <w:t>Renu D, Rao B G, Ranganath K, Namitha. Persistent mullerian duct syndrome. Indian J Radiol Imaging 2010;</w:t>
      </w:r>
      <w:ins w:id="392" w:author="Microsoft Office User" w:date="2017-03-07T14:34:00Z">
        <w:r w:rsidR="00315297">
          <w:t xml:space="preserve"> </w:t>
        </w:r>
      </w:ins>
      <w:bookmarkStart w:id="393" w:name="_GoBack"/>
      <w:bookmarkEnd w:id="393"/>
      <w:r w:rsidRPr="00FC5657">
        <w:rPr>
          <w:rPrChange w:id="394" w:author="Jonathan Maybaum" w:date="2017-02-24T13:15:00Z">
            <w:rPr>
              <w:sz w:val="22"/>
              <w:szCs w:val="22"/>
            </w:rPr>
          </w:rPrChange>
        </w:rPr>
        <w:t>20:72-4</w:t>
      </w:r>
    </w:p>
    <w:sectPr w:rsidR="003A0BA6" w:rsidRPr="00FC5657" w:rsidSect="00787A4D">
      <w:pgSz w:w="12240" w:h="15840"/>
      <w:pgMar w:top="1440" w:right="1080" w:bottom="1440" w:left="1080" w:header="720" w:footer="720" w:gutter="0"/>
      <w:cols w:space="720"/>
      <w:docGrid w:linePitch="360"/>
      <w:sectPrChange w:id="395" w:author="Jonathan Maybaum" w:date="2017-02-24T10:42:00Z">
        <w:sectPr w:rsidR="003A0BA6" w:rsidRPr="00FC5657" w:rsidSect="00787A4D">
          <w:pgMar w:top="1080" w:right="1170" w:bottom="1440" w:left="1530" w:header="720" w:footer="720" w:gutter="0"/>
        </w:sectPr>
      </w:sectPrChange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" w:author="Keegan, Catherine" w:date="2017-02-19T12:36:00Z" w:initials="KC">
    <w:p w14:paraId="79598250" w14:textId="660DDC5C" w:rsidR="000C7138" w:rsidRDefault="000C7138">
      <w:pPr>
        <w:pStyle w:val="CommentText"/>
      </w:pPr>
      <w:r>
        <w:rPr>
          <w:rStyle w:val="CommentReference"/>
        </w:rPr>
        <w:annotationRef/>
      </w:r>
      <w:r>
        <w:t xml:space="preserve">I think you should start with the differential diagnosis for a patient that would present like this.  Karyotype and pelvic ultrasound would be the first evaluations.  Once you know the karyotype is 46, XX, then you can focus on MRKH.  </w:t>
      </w:r>
    </w:p>
  </w:comment>
  <w:comment w:id="95" w:author="Keegan, Catherine" w:date="2017-02-19T12:10:00Z" w:initials="KC">
    <w:p w14:paraId="70051429" w14:textId="7D1A5B58" w:rsidR="007F66FF" w:rsidRDefault="007F66FF">
      <w:pPr>
        <w:pStyle w:val="CommentText"/>
      </w:pPr>
      <w:r>
        <w:rPr>
          <w:rStyle w:val="CommentReference"/>
        </w:rPr>
        <w:annotationRef/>
      </w:r>
      <w:r>
        <w:t>TDF is a historical term that was used when people were trying to identify SRY.  It is not really used at all anymore.  I would just say SRY protein.</w:t>
      </w:r>
    </w:p>
  </w:comment>
  <w:comment w:id="212" w:author="Keegan, Catherine" w:date="2017-02-19T12:38:00Z" w:initials="KC">
    <w:p w14:paraId="090C9D4E" w14:textId="68D94849" w:rsidR="001A78B8" w:rsidRDefault="001A78B8">
      <w:pPr>
        <w:pStyle w:val="CommentText"/>
      </w:pPr>
      <w:r>
        <w:rPr>
          <w:rStyle w:val="CommentReference"/>
        </w:rPr>
        <w:annotationRef/>
      </w:r>
      <w:r>
        <w:t xml:space="preserve">If this question is referring to the patient in the introduction, the karyotype is equally likely to be 46, XY. </w:t>
      </w:r>
      <w:r w:rsidR="00194DF5">
        <w:t xml:space="preserve">  You can only focus on MRKH once you know the karyotype is 46, XX.  Complete Androgen Insensitivity syndrome would present very similar to this.</w:t>
      </w:r>
      <w:r>
        <w:t xml:space="preserve"> </w:t>
      </w:r>
      <w:r w:rsidR="000C7138">
        <w:t>See comment above under Learning Objectives.</w:t>
      </w:r>
    </w:p>
  </w:comment>
  <w:comment w:id="247" w:author="Keegan, Catherine" w:date="2017-02-19T12:34:00Z" w:initials="KC">
    <w:p w14:paraId="63661B30" w14:textId="14247FA2" w:rsidR="000C7138" w:rsidRDefault="000C7138">
      <w:pPr>
        <w:pStyle w:val="CommentText"/>
      </w:pPr>
      <w:r>
        <w:rPr>
          <w:rStyle w:val="CommentReference"/>
        </w:rPr>
        <w:annotationRef/>
      </w:r>
      <w:r>
        <w:t xml:space="preserve">The more accurate description is 45, X.  There is no “O” chromosome!  </w:t>
      </w:r>
    </w:p>
  </w:comment>
  <w:comment w:id="249" w:author="Keegan, Catherine" w:date="2017-02-19T12:38:00Z" w:initials="KC">
    <w:p w14:paraId="72B701CA" w14:textId="53B3F895" w:rsidR="000C7138" w:rsidRDefault="000C7138">
      <w:pPr>
        <w:pStyle w:val="CommentText"/>
      </w:pPr>
      <w:r>
        <w:rPr>
          <w:rStyle w:val="CommentReference"/>
        </w:rPr>
        <w:annotationRef/>
      </w:r>
      <w:r>
        <w:t>No apostrophe!</w:t>
      </w:r>
    </w:p>
  </w:comment>
  <w:comment w:id="271" w:author="Keegan, Catherine" w:date="2017-02-19T12:30:00Z" w:initials="KC">
    <w:p w14:paraId="134F9ECA" w14:textId="30C54CF0" w:rsidR="00194DF5" w:rsidRDefault="00194DF5">
      <w:pPr>
        <w:pStyle w:val="CommentText"/>
      </w:pPr>
      <w:r>
        <w:rPr>
          <w:rStyle w:val="CommentReference"/>
        </w:rPr>
        <w:annotationRef/>
      </w:r>
      <w:r>
        <w:t xml:space="preserve">I think the more accurate way to state this is persistence of Mullerian structures rather than persistence of male reproductive structures.  </w:t>
      </w:r>
    </w:p>
  </w:comment>
  <w:comment w:id="298" w:author="Keegan, Catherine" w:date="2017-02-19T12:32:00Z" w:initials="KC">
    <w:p w14:paraId="1C254E4F" w14:textId="6F28BB32" w:rsidR="00194DF5" w:rsidRDefault="00194DF5">
      <w:pPr>
        <w:pStyle w:val="CommentText"/>
      </w:pPr>
      <w:r>
        <w:rPr>
          <w:rStyle w:val="CommentReference"/>
        </w:rPr>
        <w:annotationRef/>
      </w:r>
      <w:r>
        <w:t xml:space="preserve">If you have used AMH throughout this teaching script, I would not change to MIS here.  I would continue to use AMH or define MIS and use interchangeably earlier. 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598250" w15:done="0"/>
  <w15:commentEx w15:paraId="70051429" w15:done="0"/>
  <w15:commentEx w15:paraId="090C9D4E" w15:done="0"/>
  <w15:commentEx w15:paraId="63661B30" w15:done="0"/>
  <w15:commentEx w15:paraId="72B701CA" w15:done="0"/>
  <w15:commentEx w15:paraId="134F9ECA" w15:done="0"/>
  <w15:commentEx w15:paraId="1C254E4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178E"/>
    <w:multiLevelType w:val="hybridMultilevel"/>
    <w:tmpl w:val="8D440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F442A"/>
    <w:multiLevelType w:val="hybridMultilevel"/>
    <w:tmpl w:val="44608182"/>
    <w:lvl w:ilvl="0" w:tplc="228E0DF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1A4371"/>
    <w:multiLevelType w:val="hybridMultilevel"/>
    <w:tmpl w:val="3494A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A47CF0"/>
    <w:multiLevelType w:val="hybridMultilevel"/>
    <w:tmpl w:val="B0901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540B13"/>
    <w:multiLevelType w:val="hybridMultilevel"/>
    <w:tmpl w:val="1C6245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3B60BB"/>
    <w:multiLevelType w:val="hybridMultilevel"/>
    <w:tmpl w:val="683C3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1256229"/>
    <w:multiLevelType w:val="hybridMultilevel"/>
    <w:tmpl w:val="0B2A92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FF6216"/>
    <w:multiLevelType w:val="hybridMultilevel"/>
    <w:tmpl w:val="8E781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F11914"/>
    <w:multiLevelType w:val="multilevel"/>
    <w:tmpl w:val="B6C2D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2721B8"/>
    <w:multiLevelType w:val="multilevel"/>
    <w:tmpl w:val="98600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061022"/>
    <w:multiLevelType w:val="hybridMultilevel"/>
    <w:tmpl w:val="49D86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3B483B"/>
    <w:multiLevelType w:val="hybridMultilevel"/>
    <w:tmpl w:val="87EE5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2A16ED"/>
    <w:multiLevelType w:val="hybridMultilevel"/>
    <w:tmpl w:val="6D944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8"/>
  </w:num>
  <w:num w:numId="5">
    <w:abstractNumId w:val="12"/>
  </w:num>
  <w:num w:numId="6">
    <w:abstractNumId w:val="7"/>
  </w:num>
  <w:num w:numId="7">
    <w:abstractNumId w:val="11"/>
  </w:num>
  <w:num w:numId="8">
    <w:abstractNumId w:val="2"/>
  </w:num>
  <w:num w:numId="9">
    <w:abstractNumId w:val="0"/>
  </w:num>
  <w:num w:numId="10">
    <w:abstractNumId w:val="3"/>
  </w:num>
  <w:num w:numId="11">
    <w:abstractNumId w:val="10"/>
  </w:num>
  <w:num w:numId="12">
    <w:abstractNumId w:val="6"/>
  </w:num>
  <w:num w:numId="13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nathan Maybaum">
    <w15:presenceInfo w15:providerId="None" w15:userId="Jonathan Maybaum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visionView w:markup="0"/>
  <w:trackRevisions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414"/>
    <w:rsid w:val="00040BA9"/>
    <w:rsid w:val="000455BE"/>
    <w:rsid w:val="00047626"/>
    <w:rsid w:val="00060DD7"/>
    <w:rsid w:val="00093C4D"/>
    <w:rsid w:val="000C7138"/>
    <w:rsid w:val="00110176"/>
    <w:rsid w:val="00175D75"/>
    <w:rsid w:val="00194DF5"/>
    <w:rsid w:val="001A78B8"/>
    <w:rsid w:val="001B58B5"/>
    <w:rsid w:val="001C6223"/>
    <w:rsid w:val="001D3A28"/>
    <w:rsid w:val="00244048"/>
    <w:rsid w:val="00251E15"/>
    <w:rsid w:val="00254472"/>
    <w:rsid w:val="00266A50"/>
    <w:rsid w:val="00267304"/>
    <w:rsid w:val="00274F4D"/>
    <w:rsid w:val="00291170"/>
    <w:rsid w:val="00293DCB"/>
    <w:rsid w:val="002B371E"/>
    <w:rsid w:val="002D314C"/>
    <w:rsid w:val="002F2B57"/>
    <w:rsid w:val="002F4260"/>
    <w:rsid w:val="00311F72"/>
    <w:rsid w:val="00315297"/>
    <w:rsid w:val="00346E96"/>
    <w:rsid w:val="00356C44"/>
    <w:rsid w:val="00362775"/>
    <w:rsid w:val="003A0BA6"/>
    <w:rsid w:val="003B7556"/>
    <w:rsid w:val="003C1065"/>
    <w:rsid w:val="003D659A"/>
    <w:rsid w:val="003E1526"/>
    <w:rsid w:val="00400A1A"/>
    <w:rsid w:val="0046215B"/>
    <w:rsid w:val="00476AC4"/>
    <w:rsid w:val="00496627"/>
    <w:rsid w:val="004B136E"/>
    <w:rsid w:val="004C7AF2"/>
    <w:rsid w:val="004D1914"/>
    <w:rsid w:val="004D4119"/>
    <w:rsid w:val="004E10FF"/>
    <w:rsid w:val="005069AE"/>
    <w:rsid w:val="00534B96"/>
    <w:rsid w:val="00564AEF"/>
    <w:rsid w:val="005C1194"/>
    <w:rsid w:val="005C5180"/>
    <w:rsid w:val="005E2364"/>
    <w:rsid w:val="00612EB0"/>
    <w:rsid w:val="00627414"/>
    <w:rsid w:val="00651494"/>
    <w:rsid w:val="00665DF8"/>
    <w:rsid w:val="006C03EC"/>
    <w:rsid w:val="006D2891"/>
    <w:rsid w:val="006E18FD"/>
    <w:rsid w:val="006F27BD"/>
    <w:rsid w:val="006F53FD"/>
    <w:rsid w:val="006F7BA2"/>
    <w:rsid w:val="00727783"/>
    <w:rsid w:val="00740D1C"/>
    <w:rsid w:val="00752325"/>
    <w:rsid w:val="007550C3"/>
    <w:rsid w:val="00773ACC"/>
    <w:rsid w:val="00787A4D"/>
    <w:rsid w:val="007B2FCF"/>
    <w:rsid w:val="007D32C2"/>
    <w:rsid w:val="007F66FF"/>
    <w:rsid w:val="0082053D"/>
    <w:rsid w:val="008314F5"/>
    <w:rsid w:val="0083539F"/>
    <w:rsid w:val="0084267A"/>
    <w:rsid w:val="00853F59"/>
    <w:rsid w:val="00866AA5"/>
    <w:rsid w:val="0086752F"/>
    <w:rsid w:val="00890A7E"/>
    <w:rsid w:val="00897FB1"/>
    <w:rsid w:val="008B2EB8"/>
    <w:rsid w:val="008D4ABD"/>
    <w:rsid w:val="008F656D"/>
    <w:rsid w:val="00924FE3"/>
    <w:rsid w:val="009322DB"/>
    <w:rsid w:val="009419BB"/>
    <w:rsid w:val="0096340E"/>
    <w:rsid w:val="00963FC9"/>
    <w:rsid w:val="009931C7"/>
    <w:rsid w:val="00993568"/>
    <w:rsid w:val="009C6178"/>
    <w:rsid w:val="009D2863"/>
    <w:rsid w:val="009E1D62"/>
    <w:rsid w:val="00A24721"/>
    <w:rsid w:val="00A6144C"/>
    <w:rsid w:val="00AA6333"/>
    <w:rsid w:val="00B37D69"/>
    <w:rsid w:val="00B47402"/>
    <w:rsid w:val="00B82071"/>
    <w:rsid w:val="00BC6E0A"/>
    <w:rsid w:val="00C02369"/>
    <w:rsid w:val="00C206A9"/>
    <w:rsid w:val="00C34D03"/>
    <w:rsid w:val="00C62107"/>
    <w:rsid w:val="00CB39B3"/>
    <w:rsid w:val="00CB39BC"/>
    <w:rsid w:val="00CC0D8D"/>
    <w:rsid w:val="00CE0A9E"/>
    <w:rsid w:val="00D64451"/>
    <w:rsid w:val="00DB600F"/>
    <w:rsid w:val="00E3023D"/>
    <w:rsid w:val="00E503C9"/>
    <w:rsid w:val="00E6600E"/>
    <w:rsid w:val="00EA3AE8"/>
    <w:rsid w:val="00ED7592"/>
    <w:rsid w:val="00F172CD"/>
    <w:rsid w:val="00F35C36"/>
    <w:rsid w:val="00F363FD"/>
    <w:rsid w:val="00F53897"/>
    <w:rsid w:val="00F6073F"/>
    <w:rsid w:val="00F624CB"/>
    <w:rsid w:val="00FA7E51"/>
    <w:rsid w:val="00FB1CF0"/>
    <w:rsid w:val="00FB2E53"/>
    <w:rsid w:val="00FC5657"/>
    <w:rsid w:val="00FD138F"/>
    <w:rsid w:val="00FD2D3C"/>
    <w:rsid w:val="00FF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E82D1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E2364"/>
    <w:pPr>
      <w:pPrChange w:id="0" w:author="Jonathan Maybaum" w:date="2017-02-24T10:41:00Z">
        <w:pPr/>
      </w:pPrChange>
    </w:pPr>
    <w:rPr>
      <w:rFonts w:asciiTheme="majorBidi" w:hAnsiTheme="majorBidi"/>
      <w:rPrChange w:id="0" w:author="Jonathan Maybaum" w:date="2017-02-24T10:41:00Z">
        <w:rPr>
          <w:rFonts w:asciiTheme="minorHAnsi" w:eastAsiaTheme="minorEastAsia" w:hAnsiTheme="minorHAnsi" w:cstheme="minorBidi"/>
          <w:sz w:val="24"/>
          <w:szCs w:val="24"/>
          <w:lang w:val="en-US" w:eastAsia="en-US" w:bidi="ar-SA"/>
        </w:rPr>
      </w:rPrChange>
    </w:rPr>
  </w:style>
  <w:style w:type="paragraph" w:styleId="Heading1">
    <w:name w:val="heading 1"/>
    <w:basedOn w:val="Normal"/>
    <w:next w:val="Normal"/>
    <w:link w:val="Heading1Char"/>
    <w:uiPriority w:val="9"/>
    <w:qFormat/>
    <w:rsid w:val="00EA3A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3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6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626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3A0BA6"/>
  </w:style>
  <w:style w:type="character" w:styleId="Hyperlink">
    <w:name w:val="Hyperlink"/>
    <w:basedOn w:val="DefaultParagraphFont"/>
    <w:uiPriority w:val="99"/>
    <w:unhideWhenUsed/>
    <w:rsid w:val="003A0BA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F656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322D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3AE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F66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66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66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66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66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microsoft.com/office/2011/relationships/people" Target="peop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microsoft.com/office/2011/relationships/commentsExtended" Target="commentsExtended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1022</Words>
  <Characters>5832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Jehnsen</dc:creator>
  <cp:keywords/>
  <dc:description/>
  <cp:lastModifiedBy>Microsoft Office User</cp:lastModifiedBy>
  <cp:revision>3</cp:revision>
  <cp:lastPrinted>2017-02-24T20:48:00Z</cp:lastPrinted>
  <dcterms:created xsi:type="dcterms:W3CDTF">2017-03-07T19:33:00Z</dcterms:created>
  <dcterms:modified xsi:type="dcterms:W3CDTF">2017-03-07T19:34:00Z</dcterms:modified>
</cp:coreProperties>
</file>